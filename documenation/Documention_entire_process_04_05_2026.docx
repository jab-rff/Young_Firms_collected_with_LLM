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DD23" w14:textId="09B7D105" w:rsidR="0096673E" w:rsidRPr="0000338B" w:rsidRDefault="00C654EF" w:rsidP="00C654EF">
      <w:pPr>
        <w:jc w:val="both"/>
      </w:pPr>
      <w:commentRangeStart w:id="0"/>
      <w:r w:rsidRPr="0000338B">
        <w:t>Notes</w:t>
      </w:r>
    </w:p>
    <w:p w14:paraId="34A703AB" w14:textId="77777777" w:rsidR="00C654EF" w:rsidRPr="0000338B" w:rsidRDefault="00C654EF" w:rsidP="00C654EF">
      <w:pPr>
        <w:jc w:val="both"/>
      </w:pPr>
    </w:p>
    <w:p w14:paraId="25135F75" w14:textId="77777777" w:rsidR="0096673E" w:rsidRPr="0000338B" w:rsidRDefault="0096673E" w:rsidP="0096673E">
      <w:pPr>
        <w:jc w:val="both"/>
      </w:pPr>
      <w:r w:rsidRPr="0000338B">
        <w:t>The following describes the process of identifying the relocation of headquarters</w:t>
      </w:r>
    </w:p>
    <w:p w14:paraId="05A1A61E" w14:textId="77777777" w:rsidR="0096673E" w:rsidRPr="0000338B" w:rsidRDefault="0096673E" w:rsidP="0096673E">
      <w:pPr>
        <w:jc w:val="both"/>
      </w:pPr>
      <w:r w:rsidRPr="0000338B">
        <w:t xml:space="preserve">from a large sample of newspaper article. </w:t>
      </w:r>
    </w:p>
    <w:p w14:paraId="1ABB7A80" w14:textId="77777777" w:rsidR="0096673E" w:rsidRPr="0000338B" w:rsidRDefault="0096673E" w:rsidP="0096673E">
      <w:pPr>
        <w:jc w:val="both"/>
      </w:pPr>
    </w:p>
    <w:p w14:paraId="30110A84" w14:textId="77777777" w:rsidR="0096673E" w:rsidRPr="0000338B" w:rsidRDefault="0096673E" w:rsidP="0096673E">
      <w:pPr>
        <w:jc w:val="both"/>
      </w:pPr>
      <w:r w:rsidRPr="0000338B">
        <w:t xml:space="preserve">Challenges during building this process: </w:t>
      </w:r>
    </w:p>
    <w:p w14:paraId="689713ED" w14:textId="77777777" w:rsidR="0096673E" w:rsidRPr="0000338B" w:rsidRDefault="0096673E" w:rsidP="0096673E">
      <w:pPr>
        <w:ind w:firstLine="720"/>
        <w:jc w:val="both"/>
      </w:pPr>
      <w:r w:rsidRPr="0000338B">
        <w:t xml:space="preserve">- Newspaper articles often do NOT describe a HQ relocation explicitly </w:t>
      </w:r>
    </w:p>
    <w:p w14:paraId="22311ABA" w14:textId="77777777" w:rsidR="0096673E" w:rsidRPr="0000338B" w:rsidRDefault="0096673E" w:rsidP="0096673E">
      <w:pPr>
        <w:ind w:firstLine="720"/>
        <w:jc w:val="both"/>
      </w:pPr>
      <w:r w:rsidRPr="0000338B">
        <w:t xml:space="preserve">- Information in newspaper articles can be incorrect or misleadingly formulated </w:t>
      </w:r>
    </w:p>
    <w:p w14:paraId="3F5ACDD1" w14:textId="77777777" w:rsidR="0096673E" w:rsidRPr="0000338B" w:rsidRDefault="0096673E" w:rsidP="0096673E">
      <w:pPr>
        <w:ind w:firstLine="720"/>
        <w:jc w:val="both"/>
      </w:pPr>
      <w:r w:rsidRPr="0000338B">
        <w:t xml:space="preserve">- Firms change their names </w:t>
      </w:r>
    </w:p>
    <w:p w14:paraId="4B8CA5FA" w14:textId="31453B81" w:rsidR="0096673E" w:rsidRPr="0000338B" w:rsidRDefault="0096673E" w:rsidP="0096673E">
      <w:pPr>
        <w:ind w:firstLine="720"/>
        <w:jc w:val="both"/>
      </w:pPr>
      <w:r w:rsidRPr="0000338B">
        <w:t xml:space="preserve">- Firms </w:t>
      </w:r>
      <w:r w:rsidR="00C654EF" w:rsidRPr="0000338B">
        <w:t xml:space="preserve">can </w:t>
      </w:r>
      <w:r w:rsidRPr="0000338B">
        <w:t>have more than 1 name</w:t>
      </w:r>
      <w:commentRangeEnd w:id="0"/>
      <w:r w:rsidR="00BB69EC" w:rsidRPr="0000338B">
        <w:rPr>
          <w:rStyle w:val="CommentReference"/>
        </w:rPr>
        <w:commentReference w:id="0"/>
      </w:r>
    </w:p>
    <w:p w14:paraId="67BFE440" w14:textId="77777777" w:rsidR="00D5170A" w:rsidRPr="0000338B" w:rsidRDefault="00D5170A" w:rsidP="00D5170A">
      <w:pPr>
        <w:jc w:val="both"/>
      </w:pPr>
    </w:p>
    <w:p w14:paraId="783A5804" w14:textId="77777777" w:rsidR="00EC185D" w:rsidRPr="0000338B" w:rsidRDefault="00EC185D" w:rsidP="0096673E">
      <w:pPr>
        <w:ind w:firstLine="720"/>
        <w:jc w:val="both"/>
      </w:pPr>
    </w:p>
    <w:p w14:paraId="157101BF" w14:textId="77777777" w:rsidR="00EC185D" w:rsidRPr="0000338B" w:rsidRDefault="00EC185D" w:rsidP="0096673E">
      <w:pPr>
        <w:ind w:firstLine="720"/>
        <w:jc w:val="both"/>
      </w:pPr>
    </w:p>
    <w:p w14:paraId="21F5535E" w14:textId="77777777" w:rsidR="00EC185D" w:rsidRPr="0000338B" w:rsidRDefault="00EC185D" w:rsidP="0096673E">
      <w:pPr>
        <w:ind w:firstLine="720"/>
        <w:jc w:val="both"/>
      </w:pPr>
    </w:p>
    <w:p w14:paraId="253B9D89" w14:textId="77777777" w:rsidR="00EC185D" w:rsidRPr="0000338B" w:rsidRDefault="00EC185D" w:rsidP="0096673E">
      <w:pPr>
        <w:ind w:firstLine="720"/>
        <w:jc w:val="both"/>
      </w:pPr>
    </w:p>
    <w:p w14:paraId="4B873E2C" w14:textId="77777777" w:rsidR="00EC185D" w:rsidRPr="0000338B" w:rsidRDefault="00EC185D" w:rsidP="0096673E">
      <w:pPr>
        <w:ind w:firstLine="720"/>
        <w:jc w:val="both"/>
      </w:pPr>
    </w:p>
    <w:p w14:paraId="3CDE20FB" w14:textId="77777777" w:rsidR="00EC185D" w:rsidRPr="0000338B" w:rsidRDefault="00EC185D" w:rsidP="0096673E">
      <w:pPr>
        <w:ind w:firstLine="720"/>
        <w:jc w:val="both"/>
      </w:pPr>
    </w:p>
    <w:p w14:paraId="1E98FAF2" w14:textId="77777777" w:rsidR="00EC185D" w:rsidRPr="0000338B" w:rsidRDefault="00EC185D" w:rsidP="0096673E">
      <w:pPr>
        <w:ind w:firstLine="720"/>
        <w:jc w:val="both"/>
      </w:pPr>
    </w:p>
    <w:p w14:paraId="3EE73FDC" w14:textId="77777777" w:rsidR="00EC185D" w:rsidRPr="0000338B" w:rsidRDefault="00EC185D" w:rsidP="0096673E">
      <w:pPr>
        <w:ind w:firstLine="720"/>
        <w:jc w:val="both"/>
      </w:pPr>
    </w:p>
    <w:p w14:paraId="6672684D" w14:textId="77777777" w:rsidR="00EC185D" w:rsidRPr="0000338B" w:rsidRDefault="00EC185D" w:rsidP="0096673E">
      <w:pPr>
        <w:ind w:firstLine="720"/>
        <w:jc w:val="both"/>
      </w:pPr>
    </w:p>
    <w:p w14:paraId="151E2525" w14:textId="77777777" w:rsidR="00EC185D" w:rsidRPr="0000338B" w:rsidRDefault="00EC185D" w:rsidP="0096673E">
      <w:pPr>
        <w:ind w:firstLine="720"/>
        <w:jc w:val="both"/>
      </w:pPr>
    </w:p>
    <w:p w14:paraId="777140EF" w14:textId="77777777" w:rsidR="00EC185D" w:rsidRPr="0000338B" w:rsidRDefault="00EC185D" w:rsidP="00C654EF">
      <w:pPr>
        <w:jc w:val="both"/>
      </w:pPr>
    </w:p>
    <w:p w14:paraId="09D0FF85" w14:textId="77777777" w:rsidR="00C654EF" w:rsidRPr="0000338B" w:rsidRDefault="00C654EF" w:rsidP="00C654EF">
      <w:pPr>
        <w:jc w:val="both"/>
      </w:pPr>
    </w:p>
    <w:p w14:paraId="10BFABFD" w14:textId="77777777" w:rsidR="00C654EF" w:rsidRPr="0000338B" w:rsidRDefault="00C654EF" w:rsidP="00C654EF">
      <w:pPr>
        <w:jc w:val="both"/>
      </w:pPr>
    </w:p>
    <w:p w14:paraId="3F465415" w14:textId="6571FD18" w:rsidR="00C654EF" w:rsidRPr="00EC55E0" w:rsidRDefault="00C654EF" w:rsidP="00C654EF">
      <w:pPr>
        <w:jc w:val="both"/>
      </w:pPr>
    </w:p>
    <w:p w14:paraId="4DF165E1" w14:textId="796EB085" w:rsidR="0047744B" w:rsidRPr="0000338B" w:rsidRDefault="0096673E" w:rsidP="0096673E">
      <w:pPr>
        <w:pStyle w:val="ListParagraph"/>
        <w:numPr>
          <w:ilvl w:val="1"/>
          <w:numId w:val="5"/>
        </w:numPr>
        <w:jc w:val="both"/>
      </w:pPr>
      <w:r w:rsidRPr="0000338B">
        <w:lastRenderedPageBreak/>
        <w:t>Process Overview</w:t>
      </w:r>
    </w:p>
    <w:p w14:paraId="43207312" w14:textId="5EEEFE1C" w:rsidR="00C77DD2" w:rsidRDefault="0047744B" w:rsidP="00C77DD2">
      <w:pPr>
        <w:jc w:val="both"/>
      </w:pPr>
      <w:r w:rsidRPr="0000338B">
        <w:t xml:space="preserve">We develop a </w:t>
      </w:r>
      <w:r w:rsidR="00172316">
        <w:t xml:space="preserve">multi-stage identification </w:t>
      </w:r>
      <w:r w:rsidRPr="0000338B">
        <w:t xml:space="preserve">process centered on exploiting </w:t>
      </w:r>
      <w:r w:rsidR="005E62A9">
        <w:t xml:space="preserve">information </w:t>
      </w:r>
      <w:r w:rsidRPr="0000338B">
        <w:t xml:space="preserve">contained in newspaper articles and enriching it with additional data from </w:t>
      </w:r>
      <w:r w:rsidR="00172316" w:rsidRPr="00172316">
        <w:t xml:space="preserve">external </w:t>
      </w:r>
      <w:r w:rsidRPr="0000338B">
        <w:t xml:space="preserve">sources to systematically identify </w:t>
      </w:r>
      <w:r w:rsidR="00172316" w:rsidRPr="00172316">
        <w:t>headquarters</w:t>
      </w:r>
      <w:r w:rsidR="00172316">
        <w:t xml:space="preserve"> (HQ)</w:t>
      </w:r>
      <w:r w:rsidR="00172316" w:rsidRPr="00172316">
        <w:t xml:space="preserve"> relocations from Denmark to foreign countries.</w:t>
      </w:r>
      <w:r w:rsidR="00172316">
        <w:t xml:space="preserve"> </w:t>
      </w:r>
      <w:r w:rsidR="00172316" w:rsidRPr="00172316">
        <w:t>The central challenge is that HQ relocations are rarely stated explicitly, requiring the extraction of implicit signals from unstructured text while maintaining high recall</w:t>
      </w:r>
      <w:r w:rsidR="00172316">
        <w:t xml:space="preserve"> </w:t>
      </w:r>
      <w:r w:rsidR="00172316" w:rsidRPr="00172316">
        <w:t>of true relocation cases.</w:t>
      </w:r>
      <w:r w:rsidR="00C77DD2">
        <w:t xml:space="preserve"> </w:t>
      </w:r>
      <w:r w:rsidR="000520C2" w:rsidRPr="000520C2">
        <w:t>To address this challenge, we iteratively reduce the article corpus while retaining potentially relevant cases.</w:t>
      </w:r>
      <w:r w:rsidR="000520C2">
        <w:t xml:space="preserve"> </w:t>
      </w:r>
      <w:r w:rsidR="00C77DD2" w:rsidRPr="000520C2">
        <w:t>We combine text extraction, text classification, and web-based data enrichment using large language models (LLMs) to identify candidate observations in a scalable and structured manner.</w:t>
      </w:r>
    </w:p>
    <w:p w14:paraId="1ED403A3" w14:textId="67CE5905" w:rsidR="00764B23" w:rsidRDefault="00C77DD2" w:rsidP="005E62A9">
      <w:pPr>
        <w:jc w:val="both"/>
      </w:pPr>
      <w:r w:rsidRPr="00C77DD2">
        <w:t>We first collect and process a large-scale dataset of newspaper articles (Section 1.1.1).</w:t>
      </w:r>
      <w:r>
        <w:t xml:space="preserve"> </w:t>
      </w:r>
      <w:r w:rsidRPr="00C77DD2">
        <w:t xml:space="preserve">We then extract information about firms and indications of relocation from the article text (Section 1.1.2) and use this to filter for firms with indications of </w:t>
      </w:r>
      <w:r w:rsidR="001A6580">
        <w:t xml:space="preserve">HQ </w:t>
      </w:r>
      <w:r w:rsidRPr="00C77DD2">
        <w:t>relocation abroad.</w:t>
      </w:r>
      <w:r w:rsidR="00764B23" w:rsidRPr="00764B23">
        <w:t xml:space="preserve"> We next compute a relocation likelihood score for each firm–article pair, as articles can mention multiple firms and firms can appear in multiple articles and retain </w:t>
      </w:r>
      <w:r w:rsidR="001A6580">
        <w:t>cases</w:t>
      </w:r>
      <w:r w:rsidR="00764B23" w:rsidRPr="00764B23">
        <w:t xml:space="preserve"> above a classification threshold</w:t>
      </w:r>
      <w:r w:rsidR="00764B23">
        <w:t xml:space="preserve"> </w:t>
      </w:r>
      <w:r w:rsidR="00764B23" w:rsidRPr="00764B23">
        <w:t>(Section 1.1.3)</w:t>
      </w:r>
      <w:r w:rsidR="00764B23">
        <w:t xml:space="preserve">. </w:t>
      </w:r>
      <w:r w:rsidR="00764B23" w:rsidRPr="00764B23">
        <w:t xml:space="preserve">We then enrich these observations with external data and triangulate </w:t>
      </w:r>
      <w:r w:rsidR="0016769F" w:rsidRPr="00172316">
        <w:t xml:space="preserve">HQ </w:t>
      </w:r>
      <w:r w:rsidR="00764B23" w:rsidRPr="00764B23">
        <w:t xml:space="preserve">information across multiple sources to infer the firm’s latest </w:t>
      </w:r>
      <w:r w:rsidR="0016769F">
        <w:t>HQ</w:t>
      </w:r>
      <w:r w:rsidR="00764B23" w:rsidRPr="00764B23">
        <w:t xml:space="preserve"> location (Section 1.1.4).</w:t>
      </w:r>
    </w:p>
    <w:p w14:paraId="75EA3EDD" w14:textId="2FC2A54B" w:rsidR="0096673E" w:rsidRPr="0000338B" w:rsidRDefault="005E62A9" w:rsidP="005E62A9">
      <w:pPr>
        <w:jc w:val="both"/>
      </w:pPr>
      <w:r w:rsidRPr="005E62A9">
        <w:t xml:space="preserve">Despite extracting and structuring information from the articles and collecting additional information from external sources, ambiguity and potential inaccuracies remain, and automated methods alone do not suffice for final classification. </w:t>
      </w:r>
      <w:r w:rsidR="00764B23" w:rsidRPr="00764B23">
        <w:t>We therefore complement the pipeline with a manual validation step based on close reading and cross-referencing with firm registers, databases, and additional sources, including information on mergers and acquisitions</w:t>
      </w:r>
      <w:r w:rsidR="00764B23">
        <w:t xml:space="preserve">. </w:t>
      </w:r>
      <w:r w:rsidR="00764B23" w:rsidRPr="00764B23">
        <w:t>Based on this assessment, we make a final classification decision</w:t>
      </w:r>
      <w:r w:rsidR="00764B23">
        <w:t xml:space="preserve"> </w:t>
      </w:r>
      <w:r w:rsidR="00764B23" w:rsidRPr="00764B23">
        <w:t>(Section 1.1.5).</w:t>
      </w:r>
      <w:r w:rsidR="00764B23">
        <w:t xml:space="preserve"> </w:t>
      </w:r>
      <w:r w:rsidRPr="005E62A9">
        <w:t xml:space="preserve">This step ensures that identified cases correspond to genuine HQ relocations and distinguishes them from related but conceptually different events, such as purely legal </w:t>
      </w:r>
      <w:r w:rsidR="0016769F" w:rsidRPr="00172316">
        <w:t xml:space="preserve">HQ </w:t>
      </w:r>
      <w:r w:rsidRPr="005E62A9">
        <w:t>registrations</w:t>
      </w:r>
      <w:r w:rsidR="001A6580">
        <w:t>,</w:t>
      </w:r>
      <w:r w:rsidR="001A6580" w:rsidRPr="001A6580">
        <w:t xml:space="preserve"> </w:t>
      </w:r>
      <w:r w:rsidR="001A6580" w:rsidRPr="001A6580">
        <w:t>stock-exchange listings through foreign entities, or misreported HQ locations.</w:t>
      </w:r>
    </w:p>
    <w:p w14:paraId="78773000" w14:textId="393A2CB2" w:rsidR="002A32C1" w:rsidRPr="0000338B" w:rsidRDefault="002F0D8E" w:rsidP="0096673E">
      <w:pPr>
        <w:jc w:val="both"/>
      </w:pPr>
      <w:ins w:id="1" w:author="Jakob Binder" w:date="2026-04-30T10:44:00Z" w16du:dateUtc="2026-04-30T08:44:00Z">
        <w:r w:rsidRPr="001B014F">
          <w:rPr>
            <w:noProof/>
          </w:rPr>
          <mc:AlternateContent>
            <mc:Choice Requires="wps">
              <w:drawing>
                <wp:anchor distT="0" distB="0" distL="114300" distR="114300" simplePos="0" relativeHeight="251664384" behindDoc="0" locked="0" layoutInCell="1" allowOverlap="1" wp14:anchorId="021B31EE" wp14:editId="7F8BCFEB">
                  <wp:simplePos x="0" y="0"/>
                  <wp:positionH relativeFrom="page">
                    <wp:posOffset>993046</wp:posOffset>
                  </wp:positionH>
                  <wp:positionV relativeFrom="paragraph">
                    <wp:posOffset>1865279</wp:posOffset>
                  </wp:positionV>
                  <wp:extent cx="7321550" cy="527050"/>
                  <wp:effectExtent l="0" t="0" r="0" b="6350"/>
                  <wp:wrapNone/>
                  <wp:docPr id="208092628" name="Text Box 2"/>
                  <wp:cNvGraphicFramePr/>
                  <a:graphic xmlns:a="http://schemas.openxmlformats.org/drawingml/2006/main">
                    <a:graphicData uri="http://schemas.microsoft.com/office/word/2010/wordprocessingShape">
                      <wps:wsp>
                        <wps:cNvSpPr txBox="1"/>
                        <wps:spPr>
                          <a:xfrm>
                            <a:off x="0" y="0"/>
                            <a:ext cx="7321550" cy="527050"/>
                          </a:xfrm>
                          <a:prstGeom prst="rect">
                            <a:avLst/>
                          </a:prstGeom>
                          <a:solidFill>
                            <a:schemeClr val="lt1"/>
                          </a:solidFill>
                          <a:ln w="6350">
                            <a:noFill/>
                          </a:ln>
                        </wps:spPr>
                        <wps:txbx>
                          <w:txbxContent>
                            <w:tbl>
                              <w:tblPr>
                                <w:tblStyle w:val="PlainTable4"/>
                                <w:tblW w:w="9423" w:type="dxa"/>
                                <w:tblLook w:val="04A0" w:firstRow="1" w:lastRow="0" w:firstColumn="1" w:lastColumn="0" w:noHBand="0" w:noVBand="1"/>
                              </w:tblPr>
                              <w:tblGrid>
                                <w:gridCol w:w="1428"/>
                                <w:gridCol w:w="2098"/>
                                <w:gridCol w:w="2098"/>
                                <w:gridCol w:w="2098"/>
                                <w:gridCol w:w="1701"/>
                              </w:tblGrid>
                              <w:tr w:rsidR="002F0D8E" w:rsidRPr="00B86DDB" w14:paraId="52A9EECF" w14:textId="77777777" w:rsidTr="002F0D8E">
                                <w:trPr>
                                  <w:cnfStyle w:val="100000000000" w:firstRow="1" w:lastRow="0" w:firstColumn="0" w:lastColumn="0" w:oddVBand="0" w:evenVBand="0" w:oddHBand="0" w:evenHBand="0" w:firstRowFirstColumn="0" w:firstRowLastColumn="0" w:lastRowFirstColumn="0" w:lastRowLastColumn="0"/>
                                  <w:trHeight w:val="142"/>
                                  <w:ins w:id="2" w:author="Jakob Binder" w:date="2026-04-30T10:44:00Z"/>
                                </w:trPr>
                                <w:tc>
                                  <w:tcPr>
                                    <w:cnfStyle w:val="001000000000" w:firstRow="0" w:lastRow="0" w:firstColumn="1" w:lastColumn="0" w:oddVBand="0" w:evenVBand="0" w:oddHBand="0" w:evenHBand="0" w:firstRowFirstColumn="0" w:firstRowLastColumn="0" w:lastRowFirstColumn="0" w:lastRowLastColumn="0"/>
                                    <w:tcW w:w="1428" w:type="dxa"/>
                                  </w:tcPr>
                                  <w:p w14:paraId="2431D9C9" w14:textId="77777777" w:rsidR="002F0D8E" w:rsidRPr="00B86DDB" w:rsidRDefault="002F0D8E" w:rsidP="00B86DDB">
                                    <w:pPr>
                                      <w:rPr>
                                        <w:ins w:id="3" w:author="Jakob Binder" w:date="2026-04-30T10:44:00Z" w16du:dateUtc="2026-04-30T08:44:00Z"/>
                                        <w:b w:val="0"/>
                                        <w:bCs w:val="0"/>
                                        <w:sz w:val="14"/>
                                        <w:szCs w:val="14"/>
                                        <w:rPrChange w:id="4" w:author="Jakob Binder" w:date="2026-04-30T10:44:00Z" w16du:dateUtc="2026-04-30T08:44:00Z">
                                          <w:rPr>
                                            <w:ins w:id="5" w:author="Jakob Binder" w:date="2026-04-30T10:44:00Z" w16du:dateUtc="2026-04-30T08:44:00Z"/>
                                            <w:sz w:val="14"/>
                                            <w:szCs w:val="14"/>
                                            <w:lang w:val="da-DK"/>
                                          </w:rPr>
                                        </w:rPrChange>
                                      </w:rPr>
                                    </w:pPr>
                                    <w:r w:rsidRPr="00B86DDB">
                                      <w:rPr>
                                        <w:b w:val="0"/>
                                        <w:bCs w:val="0"/>
                                        <w:sz w:val="14"/>
                                        <w:szCs w:val="14"/>
                                      </w:rPr>
                                      <w:t xml:space="preserve">Candidate firms (input) </w:t>
                                    </w:r>
                                  </w:p>
                                </w:tc>
                                <w:tc>
                                  <w:tcPr>
                                    <w:tcW w:w="2098" w:type="dxa"/>
                                  </w:tcPr>
                                  <w:p w14:paraId="277CB97B"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6" w:author="Jakob Binder" w:date="2026-04-30T10:44:00Z" w16du:dateUtc="2026-04-30T08:44:00Z"/>
                                        <w:b w:val="0"/>
                                        <w:bCs w:val="0"/>
                                        <w:sz w:val="14"/>
                                        <w:szCs w:val="14"/>
                                        <w:lang w:val="da-DK"/>
                                      </w:rPr>
                                    </w:pPr>
                                    <w:ins w:id="7" w:author="Jakob Binder" w:date="2026-04-30T10:44:00Z" w16du:dateUtc="2026-04-30T08:44:00Z">
                                      <w:r w:rsidRPr="00B86DDB">
                                        <w:rPr>
                                          <w:b w:val="0"/>
                                          <w:bCs w:val="0"/>
                                          <w:sz w:val="14"/>
                                          <w:szCs w:val="14"/>
                                          <w:lang w:val="da-DK"/>
                                        </w:rPr>
                                        <w:t>60,252</w:t>
                                      </w:r>
                                    </w:ins>
                                  </w:p>
                                </w:tc>
                                <w:tc>
                                  <w:tcPr>
                                    <w:tcW w:w="2098" w:type="dxa"/>
                                  </w:tcPr>
                                  <w:p w14:paraId="76E465C4"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8" w:author="Jakob Binder" w:date="2026-04-30T10:44:00Z" w16du:dateUtc="2026-04-30T08:44:00Z"/>
                                        <w:b w:val="0"/>
                                        <w:bCs w:val="0"/>
                                        <w:sz w:val="14"/>
                                        <w:szCs w:val="14"/>
                                        <w:lang w:val="da-DK"/>
                                      </w:rPr>
                                    </w:pPr>
                                    <w:ins w:id="9" w:author="Jakob Binder" w:date="2026-04-30T10:44:00Z" w16du:dateUtc="2026-04-30T08:44:00Z">
                                      <w:r w:rsidRPr="00B86DDB">
                                        <w:rPr>
                                          <w:b w:val="0"/>
                                          <w:bCs w:val="0"/>
                                          <w:sz w:val="14"/>
                                          <w:szCs w:val="14"/>
                                          <w:lang w:val="da-DK"/>
                                        </w:rPr>
                                        <w:t>6,022</w:t>
                                      </w:r>
                                    </w:ins>
                                  </w:p>
                                </w:tc>
                                <w:tc>
                                  <w:tcPr>
                                    <w:tcW w:w="2098" w:type="dxa"/>
                                  </w:tcPr>
                                  <w:p w14:paraId="33211859"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10" w:author="Jakob Binder" w:date="2026-04-30T10:44:00Z" w16du:dateUtc="2026-04-30T08:44:00Z"/>
                                        <w:b w:val="0"/>
                                        <w:bCs w:val="0"/>
                                        <w:sz w:val="14"/>
                                        <w:szCs w:val="14"/>
                                        <w:lang w:val="da-DK"/>
                                      </w:rPr>
                                    </w:pPr>
                                    <w:ins w:id="11" w:author="Jakob Binder" w:date="2026-04-30T10:44:00Z" w16du:dateUtc="2026-04-30T08:44:00Z">
                                      <w:r w:rsidRPr="00B86DDB">
                                        <w:rPr>
                                          <w:b w:val="0"/>
                                          <w:bCs w:val="0"/>
                                          <w:sz w:val="14"/>
                                          <w:szCs w:val="14"/>
                                          <w:lang w:val="da-DK"/>
                                        </w:rPr>
                                        <w:t>1,279</w:t>
                                      </w:r>
                                    </w:ins>
                                  </w:p>
                                </w:tc>
                                <w:tc>
                                  <w:tcPr>
                                    <w:tcW w:w="1701" w:type="dxa"/>
                                  </w:tcPr>
                                  <w:p w14:paraId="17AFE9D2"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12" w:author="Jakob Binder" w:date="2026-04-30T10:44:00Z" w16du:dateUtc="2026-04-30T08:44:00Z"/>
                                        <w:b w:val="0"/>
                                        <w:bCs w:val="0"/>
                                        <w:sz w:val="14"/>
                                        <w:szCs w:val="14"/>
                                        <w:lang w:val="da-DK"/>
                                      </w:rPr>
                                    </w:pPr>
                                    <w:ins w:id="13" w:author="Jakob Binder" w:date="2026-04-30T10:44:00Z" w16du:dateUtc="2026-04-30T08:44:00Z">
                                      <w:r w:rsidRPr="00B86DDB">
                                        <w:rPr>
                                          <w:b w:val="0"/>
                                          <w:bCs w:val="0"/>
                                          <w:sz w:val="14"/>
                                          <w:szCs w:val="14"/>
                                          <w:lang w:val="da-DK"/>
                                        </w:rPr>
                                        <w:t>604</w:t>
                                      </w:r>
                                    </w:ins>
                                  </w:p>
                                </w:tc>
                              </w:tr>
                              <w:tr w:rsidR="002F0D8E" w:rsidRPr="00B86DDB" w14:paraId="17A31338" w14:textId="77777777" w:rsidTr="002F0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tcPr>
                                  <w:p w14:paraId="5C3B6D04" w14:textId="77777777" w:rsidR="002F0D8E" w:rsidRPr="00B86DDB" w:rsidRDefault="002F0D8E" w:rsidP="00BA77C1">
                                    <w:pPr>
                                      <w:rPr>
                                        <w:b w:val="0"/>
                                        <w:bCs w:val="0"/>
                                        <w:sz w:val="14"/>
                                        <w:szCs w:val="14"/>
                                        <w:lang w:val="da-DK"/>
                                      </w:rPr>
                                    </w:pPr>
                                    <w:r w:rsidRPr="00B86DDB">
                                      <w:rPr>
                                        <w:b w:val="0"/>
                                        <w:bCs w:val="0"/>
                                        <w:sz w:val="14"/>
                                        <w:szCs w:val="14"/>
                                      </w:rPr>
                                      <w:t>Candidate firms (retained)</w:t>
                                    </w:r>
                                  </w:p>
                                </w:tc>
                                <w:tc>
                                  <w:tcPr>
                                    <w:tcW w:w="2098" w:type="dxa"/>
                                  </w:tcPr>
                                  <w:p w14:paraId="6ED208EB"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14" w:author="Jakob Binder" w:date="2026-04-30T10:44:00Z" w16du:dateUtc="2026-04-30T08:44:00Z">
                                      <w:r w:rsidRPr="00B86DDB">
                                        <w:rPr>
                                          <w:sz w:val="14"/>
                                          <w:szCs w:val="14"/>
                                          <w:lang w:val="da-DK"/>
                                        </w:rPr>
                                        <w:t>6,022</w:t>
                                      </w:r>
                                    </w:ins>
                                  </w:p>
                                </w:tc>
                                <w:tc>
                                  <w:tcPr>
                                    <w:tcW w:w="2098" w:type="dxa"/>
                                  </w:tcPr>
                                  <w:p w14:paraId="0AAD10BE"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15" w:author="Jakob Binder" w:date="2026-04-30T10:44:00Z" w16du:dateUtc="2026-04-30T08:44:00Z">
                                      <w:r w:rsidRPr="00B86DDB">
                                        <w:rPr>
                                          <w:sz w:val="14"/>
                                          <w:szCs w:val="14"/>
                                          <w:lang w:val="da-DK"/>
                                        </w:rPr>
                                        <w:t>1,279</w:t>
                                      </w:r>
                                    </w:ins>
                                  </w:p>
                                </w:tc>
                                <w:tc>
                                  <w:tcPr>
                                    <w:tcW w:w="2098" w:type="dxa"/>
                                  </w:tcPr>
                                  <w:p w14:paraId="2C67F5C2"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16" w:author="Jakob Binder" w:date="2026-04-30T10:44:00Z" w16du:dateUtc="2026-04-30T08:44:00Z">
                                      <w:r w:rsidRPr="00B86DDB">
                                        <w:rPr>
                                          <w:sz w:val="14"/>
                                          <w:szCs w:val="14"/>
                                          <w:lang w:val="da-DK"/>
                                        </w:rPr>
                                        <w:t>604</w:t>
                                      </w:r>
                                    </w:ins>
                                  </w:p>
                                </w:tc>
                                <w:tc>
                                  <w:tcPr>
                                    <w:tcW w:w="1701" w:type="dxa"/>
                                  </w:tcPr>
                                  <w:p w14:paraId="2B4BD7D0"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r w:rsidRPr="00B86DDB">
                                      <w:rPr>
                                        <w:sz w:val="14"/>
                                        <w:szCs w:val="14"/>
                                        <w:lang w:val="da-DK"/>
                                      </w:rPr>
                                      <w:t>104</w:t>
                                    </w:r>
                                  </w:p>
                                </w:tc>
                              </w:tr>
                            </w:tbl>
                            <w:p w14:paraId="6624F7D9" w14:textId="77777777" w:rsidR="002F0D8E" w:rsidRPr="00B86DDB" w:rsidRDefault="002F0D8E" w:rsidP="002F0D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1B31EE" id="_x0000_t202" coordsize="21600,21600" o:spt="202" path="m,l,21600r21600,l21600,xe">
                  <v:stroke joinstyle="miter"/>
                  <v:path gradientshapeok="t" o:connecttype="rect"/>
                </v:shapetype>
                <v:shape id="Text Box 2" o:spid="_x0000_s1026" type="#_x0000_t202" style="position:absolute;left:0;text-align:left;margin-left:78.2pt;margin-top:146.85pt;width:576.5pt;height:41.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" fillcolor="white [3201]" stroked="f" strokeweight=".5pt">
                  <v:textbox>
                    <w:txbxContent>
                      <w:tbl>
                        <w:tblPr>
                          <w:tblStyle w:val="PlainTable4"/>
                          <w:tblW w:w="9423" w:type="dxa"/>
                          <w:tblLook w:val="04A0" w:firstRow="1" w:lastRow="0" w:firstColumn="1" w:lastColumn="0" w:noHBand="0" w:noVBand="1"/>
                        </w:tblPr>
                        <w:tblGrid>
                          <w:gridCol w:w="1428"/>
                          <w:gridCol w:w="2098"/>
                          <w:gridCol w:w="2098"/>
                          <w:gridCol w:w="2098"/>
                          <w:gridCol w:w="1701"/>
                        </w:tblGrid>
                        <w:tr w:rsidR="002F0D8E" w:rsidRPr="00B86DDB" w14:paraId="52A9EECF" w14:textId="77777777" w:rsidTr="002F0D8E">
                          <w:trPr>
                            <w:cnfStyle w:val="100000000000" w:firstRow="1" w:lastRow="0" w:firstColumn="0" w:lastColumn="0" w:oddVBand="0" w:evenVBand="0" w:oddHBand="0" w:evenHBand="0" w:firstRowFirstColumn="0" w:firstRowLastColumn="0" w:lastRowFirstColumn="0" w:lastRowLastColumn="0"/>
                            <w:trHeight w:val="142"/>
                            <w:ins w:id="17" w:author="Jakob Binder" w:date="2026-04-30T10:44:00Z"/>
                          </w:trPr>
                          <w:tc>
                            <w:tcPr>
                              <w:cnfStyle w:val="001000000000" w:firstRow="0" w:lastRow="0" w:firstColumn="1" w:lastColumn="0" w:oddVBand="0" w:evenVBand="0" w:oddHBand="0" w:evenHBand="0" w:firstRowFirstColumn="0" w:firstRowLastColumn="0" w:lastRowFirstColumn="0" w:lastRowLastColumn="0"/>
                              <w:tcW w:w="1428" w:type="dxa"/>
                            </w:tcPr>
                            <w:p w14:paraId="2431D9C9" w14:textId="77777777" w:rsidR="002F0D8E" w:rsidRPr="00B86DDB" w:rsidRDefault="002F0D8E" w:rsidP="00B86DDB">
                              <w:pPr>
                                <w:rPr>
                                  <w:ins w:id="18" w:author="Jakob Binder" w:date="2026-04-30T10:44:00Z" w16du:dateUtc="2026-04-30T08:44:00Z"/>
                                  <w:b w:val="0"/>
                                  <w:bCs w:val="0"/>
                                  <w:sz w:val="14"/>
                                  <w:szCs w:val="14"/>
                                  <w:rPrChange w:id="19" w:author="Jakob Binder" w:date="2026-04-30T10:44:00Z" w16du:dateUtc="2026-04-30T08:44:00Z">
                                    <w:rPr>
                                      <w:ins w:id="20" w:author="Jakob Binder" w:date="2026-04-30T10:44:00Z" w16du:dateUtc="2026-04-30T08:44:00Z"/>
                                      <w:sz w:val="14"/>
                                      <w:szCs w:val="14"/>
                                      <w:lang w:val="da-DK"/>
                                    </w:rPr>
                                  </w:rPrChange>
                                </w:rPr>
                              </w:pPr>
                              <w:r w:rsidRPr="00B86DDB">
                                <w:rPr>
                                  <w:b w:val="0"/>
                                  <w:bCs w:val="0"/>
                                  <w:sz w:val="14"/>
                                  <w:szCs w:val="14"/>
                                </w:rPr>
                                <w:t xml:space="preserve">Candidate firms (input) </w:t>
                              </w:r>
                            </w:p>
                          </w:tc>
                          <w:tc>
                            <w:tcPr>
                              <w:tcW w:w="2098" w:type="dxa"/>
                            </w:tcPr>
                            <w:p w14:paraId="277CB97B"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21" w:author="Jakob Binder" w:date="2026-04-30T10:44:00Z" w16du:dateUtc="2026-04-30T08:44:00Z"/>
                                  <w:b w:val="0"/>
                                  <w:bCs w:val="0"/>
                                  <w:sz w:val="14"/>
                                  <w:szCs w:val="14"/>
                                  <w:lang w:val="da-DK"/>
                                </w:rPr>
                              </w:pPr>
                              <w:ins w:id="22" w:author="Jakob Binder" w:date="2026-04-30T10:44:00Z" w16du:dateUtc="2026-04-30T08:44:00Z">
                                <w:r w:rsidRPr="00B86DDB">
                                  <w:rPr>
                                    <w:b w:val="0"/>
                                    <w:bCs w:val="0"/>
                                    <w:sz w:val="14"/>
                                    <w:szCs w:val="14"/>
                                    <w:lang w:val="da-DK"/>
                                  </w:rPr>
                                  <w:t>60,252</w:t>
                                </w:r>
                              </w:ins>
                            </w:p>
                          </w:tc>
                          <w:tc>
                            <w:tcPr>
                              <w:tcW w:w="2098" w:type="dxa"/>
                            </w:tcPr>
                            <w:p w14:paraId="76E465C4"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23" w:author="Jakob Binder" w:date="2026-04-30T10:44:00Z" w16du:dateUtc="2026-04-30T08:44:00Z"/>
                                  <w:b w:val="0"/>
                                  <w:bCs w:val="0"/>
                                  <w:sz w:val="14"/>
                                  <w:szCs w:val="14"/>
                                  <w:lang w:val="da-DK"/>
                                </w:rPr>
                              </w:pPr>
                              <w:ins w:id="24" w:author="Jakob Binder" w:date="2026-04-30T10:44:00Z" w16du:dateUtc="2026-04-30T08:44:00Z">
                                <w:r w:rsidRPr="00B86DDB">
                                  <w:rPr>
                                    <w:b w:val="0"/>
                                    <w:bCs w:val="0"/>
                                    <w:sz w:val="14"/>
                                    <w:szCs w:val="14"/>
                                    <w:lang w:val="da-DK"/>
                                  </w:rPr>
                                  <w:t>6,022</w:t>
                                </w:r>
                              </w:ins>
                            </w:p>
                          </w:tc>
                          <w:tc>
                            <w:tcPr>
                              <w:tcW w:w="2098" w:type="dxa"/>
                            </w:tcPr>
                            <w:p w14:paraId="33211859"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25" w:author="Jakob Binder" w:date="2026-04-30T10:44:00Z" w16du:dateUtc="2026-04-30T08:44:00Z"/>
                                  <w:b w:val="0"/>
                                  <w:bCs w:val="0"/>
                                  <w:sz w:val="14"/>
                                  <w:szCs w:val="14"/>
                                  <w:lang w:val="da-DK"/>
                                </w:rPr>
                              </w:pPr>
                              <w:ins w:id="26" w:author="Jakob Binder" w:date="2026-04-30T10:44:00Z" w16du:dateUtc="2026-04-30T08:44:00Z">
                                <w:r w:rsidRPr="00B86DDB">
                                  <w:rPr>
                                    <w:b w:val="0"/>
                                    <w:bCs w:val="0"/>
                                    <w:sz w:val="14"/>
                                    <w:szCs w:val="14"/>
                                    <w:lang w:val="da-DK"/>
                                  </w:rPr>
                                  <w:t>1,279</w:t>
                                </w:r>
                              </w:ins>
                            </w:p>
                          </w:tc>
                          <w:tc>
                            <w:tcPr>
                              <w:tcW w:w="1701" w:type="dxa"/>
                            </w:tcPr>
                            <w:p w14:paraId="17AFE9D2" w14:textId="77777777" w:rsidR="002F0D8E" w:rsidRPr="00B86DDB" w:rsidRDefault="002F0D8E" w:rsidP="00D5170A">
                              <w:pPr>
                                <w:jc w:val="center"/>
                                <w:cnfStyle w:val="100000000000" w:firstRow="1" w:lastRow="0" w:firstColumn="0" w:lastColumn="0" w:oddVBand="0" w:evenVBand="0" w:oddHBand="0" w:evenHBand="0" w:firstRowFirstColumn="0" w:firstRowLastColumn="0" w:lastRowFirstColumn="0" w:lastRowLastColumn="0"/>
                                <w:rPr>
                                  <w:ins w:id="27" w:author="Jakob Binder" w:date="2026-04-30T10:44:00Z" w16du:dateUtc="2026-04-30T08:44:00Z"/>
                                  <w:b w:val="0"/>
                                  <w:bCs w:val="0"/>
                                  <w:sz w:val="14"/>
                                  <w:szCs w:val="14"/>
                                  <w:lang w:val="da-DK"/>
                                </w:rPr>
                              </w:pPr>
                              <w:ins w:id="28" w:author="Jakob Binder" w:date="2026-04-30T10:44:00Z" w16du:dateUtc="2026-04-30T08:44:00Z">
                                <w:r w:rsidRPr="00B86DDB">
                                  <w:rPr>
                                    <w:b w:val="0"/>
                                    <w:bCs w:val="0"/>
                                    <w:sz w:val="14"/>
                                    <w:szCs w:val="14"/>
                                    <w:lang w:val="da-DK"/>
                                  </w:rPr>
                                  <w:t>604</w:t>
                                </w:r>
                              </w:ins>
                            </w:p>
                          </w:tc>
                        </w:tr>
                        <w:tr w:rsidR="002F0D8E" w:rsidRPr="00B86DDB" w14:paraId="17A31338" w14:textId="77777777" w:rsidTr="002F0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tcPr>
                            <w:p w14:paraId="5C3B6D04" w14:textId="77777777" w:rsidR="002F0D8E" w:rsidRPr="00B86DDB" w:rsidRDefault="002F0D8E" w:rsidP="00BA77C1">
                              <w:pPr>
                                <w:rPr>
                                  <w:b w:val="0"/>
                                  <w:bCs w:val="0"/>
                                  <w:sz w:val="14"/>
                                  <w:szCs w:val="14"/>
                                  <w:lang w:val="da-DK"/>
                                </w:rPr>
                              </w:pPr>
                              <w:r w:rsidRPr="00B86DDB">
                                <w:rPr>
                                  <w:b w:val="0"/>
                                  <w:bCs w:val="0"/>
                                  <w:sz w:val="14"/>
                                  <w:szCs w:val="14"/>
                                </w:rPr>
                                <w:t>Candidate firms (retained)</w:t>
                              </w:r>
                            </w:p>
                          </w:tc>
                          <w:tc>
                            <w:tcPr>
                              <w:tcW w:w="2098" w:type="dxa"/>
                            </w:tcPr>
                            <w:p w14:paraId="6ED208EB"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29" w:author="Jakob Binder" w:date="2026-04-30T10:44:00Z" w16du:dateUtc="2026-04-30T08:44:00Z">
                                <w:r w:rsidRPr="00B86DDB">
                                  <w:rPr>
                                    <w:sz w:val="14"/>
                                    <w:szCs w:val="14"/>
                                    <w:lang w:val="da-DK"/>
                                  </w:rPr>
                                  <w:t>6,022</w:t>
                                </w:r>
                              </w:ins>
                            </w:p>
                          </w:tc>
                          <w:tc>
                            <w:tcPr>
                              <w:tcW w:w="2098" w:type="dxa"/>
                            </w:tcPr>
                            <w:p w14:paraId="0AAD10BE"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30" w:author="Jakob Binder" w:date="2026-04-30T10:44:00Z" w16du:dateUtc="2026-04-30T08:44:00Z">
                                <w:r w:rsidRPr="00B86DDB">
                                  <w:rPr>
                                    <w:sz w:val="14"/>
                                    <w:szCs w:val="14"/>
                                    <w:lang w:val="da-DK"/>
                                  </w:rPr>
                                  <w:t>1,279</w:t>
                                </w:r>
                              </w:ins>
                            </w:p>
                          </w:tc>
                          <w:tc>
                            <w:tcPr>
                              <w:tcW w:w="2098" w:type="dxa"/>
                            </w:tcPr>
                            <w:p w14:paraId="2C67F5C2"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ins w:id="31" w:author="Jakob Binder" w:date="2026-04-30T10:44:00Z" w16du:dateUtc="2026-04-30T08:44:00Z">
                                <w:r w:rsidRPr="00B86DDB">
                                  <w:rPr>
                                    <w:sz w:val="14"/>
                                    <w:szCs w:val="14"/>
                                    <w:lang w:val="da-DK"/>
                                  </w:rPr>
                                  <w:t>604</w:t>
                                </w:r>
                              </w:ins>
                            </w:p>
                          </w:tc>
                          <w:tc>
                            <w:tcPr>
                              <w:tcW w:w="1701" w:type="dxa"/>
                            </w:tcPr>
                            <w:p w14:paraId="2B4BD7D0" w14:textId="77777777" w:rsidR="002F0D8E" w:rsidRPr="00B86DDB" w:rsidRDefault="002F0D8E" w:rsidP="00D5170A">
                              <w:pPr>
                                <w:jc w:val="center"/>
                                <w:cnfStyle w:val="000000100000" w:firstRow="0" w:lastRow="0" w:firstColumn="0" w:lastColumn="0" w:oddVBand="0" w:evenVBand="0" w:oddHBand="1" w:evenHBand="0" w:firstRowFirstColumn="0" w:firstRowLastColumn="0" w:lastRowFirstColumn="0" w:lastRowLastColumn="0"/>
                                <w:rPr>
                                  <w:sz w:val="14"/>
                                  <w:szCs w:val="14"/>
                                  <w:lang w:val="da-DK"/>
                                </w:rPr>
                              </w:pPr>
                              <w:r w:rsidRPr="00B86DDB">
                                <w:rPr>
                                  <w:sz w:val="14"/>
                                  <w:szCs w:val="14"/>
                                  <w:lang w:val="da-DK"/>
                                </w:rPr>
                                <w:t>104</w:t>
                              </w:r>
                            </w:p>
                          </w:tc>
                        </w:tr>
                      </w:tbl>
                      <w:p w14:paraId="6624F7D9" w14:textId="77777777" w:rsidR="002F0D8E" w:rsidRPr="00B86DDB" w:rsidRDefault="002F0D8E" w:rsidP="002F0D8E"/>
                    </w:txbxContent>
                  </v:textbox>
                  <w10:wrap anchorx="page"/>
                </v:shape>
              </w:pict>
            </mc:Fallback>
          </mc:AlternateContent>
        </w:r>
      </w:ins>
      <w:r w:rsidRPr="0000338B">
        <w:rPr>
          <w:noProof/>
        </w:rPr>
        <w:drawing>
          <wp:inline distT="0" distB="0" distL="0" distR="0" wp14:anchorId="05AB8572" wp14:editId="202B08CF">
            <wp:extent cx="6271491" cy="2096654"/>
            <wp:effectExtent l="19050" t="0" r="15240" b="0"/>
            <wp:docPr id="109809418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commentRangeStart w:id="32"/>
      <w:commentRangeStart w:id="33"/>
      <w:commentRangeStart w:id="34"/>
      <w:commentRangeEnd w:id="32"/>
      <w:r w:rsidR="00930166" w:rsidRPr="0000338B">
        <w:rPr>
          <w:rStyle w:val="CommentReference"/>
        </w:rPr>
        <w:commentReference w:id="32"/>
      </w:r>
      <w:commentRangeEnd w:id="33"/>
      <w:r w:rsidR="00006E69" w:rsidRPr="0000338B">
        <w:rPr>
          <w:rStyle w:val="CommentReference"/>
        </w:rPr>
        <w:commentReference w:id="33"/>
      </w:r>
      <w:commentRangeEnd w:id="34"/>
      <w:r w:rsidR="00006E69" w:rsidRPr="0000338B">
        <w:rPr>
          <w:rStyle w:val="CommentReference"/>
        </w:rPr>
        <w:commentReference w:id="34"/>
      </w:r>
    </w:p>
    <w:p w14:paraId="0448C04C" w14:textId="77777777" w:rsidR="00CA6D1E" w:rsidRPr="0000338B" w:rsidRDefault="0047744B" w:rsidP="00CA6D1E">
      <w:pPr>
        <w:pStyle w:val="ListParagraph"/>
        <w:numPr>
          <w:ilvl w:val="2"/>
          <w:numId w:val="1"/>
        </w:numPr>
        <w:jc w:val="both"/>
      </w:pPr>
      <w:r w:rsidRPr="0000338B">
        <w:lastRenderedPageBreak/>
        <w:t>Article Collection</w:t>
      </w:r>
    </w:p>
    <w:p w14:paraId="2CD2D516" w14:textId="278CF589" w:rsidR="0082237C" w:rsidRDefault="00952EC5" w:rsidP="00570739">
      <w:pPr>
        <w:jc w:val="both"/>
      </w:pPr>
      <w:r w:rsidRPr="0000338B">
        <w:t xml:space="preserve">First, we collected as many newspaper articles from Børsen.dk as possible. To do so, we built a web scraper that automatically retrieved the article title, excerpt, full text, and publication date. </w:t>
      </w:r>
      <w:r w:rsidR="0082237C" w:rsidRPr="0082237C">
        <w:t>A key limitation is that the website’s structure does not allow one to browse through the full article archive, thereby hindering systematic scraping.</w:t>
      </w:r>
      <w:r w:rsidR="0082237C">
        <w:t xml:space="preserve"> </w:t>
      </w:r>
    </w:p>
    <w:p w14:paraId="0FA2F5D8" w14:textId="32B55ABD" w:rsidR="00A701A7" w:rsidRDefault="00A701A7" w:rsidP="00570739">
      <w:pPr>
        <w:jc w:val="both"/>
      </w:pPr>
      <w:r w:rsidRPr="00A701A7">
        <w:t xml:space="preserve">To address this limitation, we relied on the website’s search functionality and constructed a broad set of 311 keyword queries, including years, countries, regions, industries, and business-related terms. By iterating across these keywords, sorting options, and result pages, we were able to retrieve </w:t>
      </w:r>
      <w:proofErr w:type="gramStart"/>
      <w:r w:rsidRPr="00A701A7">
        <w:t>a large number of</w:t>
      </w:r>
      <w:proofErr w:type="gramEnd"/>
      <w:r w:rsidRPr="00A701A7">
        <w:t xml:space="preserve"> articles per query. Using this approach, we collected approximately 816,399 unique newspaper articles.</w:t>
      </w:r>
    </w:p>
    <w:p w14:paraId="319FC5A0" w14:textId="171B808D" w:rsidR="00156847" w:rsidRDefault="008D7F6D" w:rsidP="00570739">
      <w:pPr>
        <w:jc w:val="both"/>
      </w:pPr>
      <w:r w:rsidRPr="008D7F6D">
        <w:t>We note that the exact coverage of the Børsen.dk archive cannot be fully verified, as the total number of articles published on the website is not directly observable.</w:t>
      </w:r>
      <w:r w:rsidRPr="008D7F6D">
        <w:t xml:space="preserve"> </w:t>
      </w:r>
      <w:r w:rsidRPr="008D7F6D">
        <w:t xml:space="preserve">To assess completeness, we compared the number of articles in our </w:t>
      </w:r>
      <w:proofErr w:type="gramStart"/>
      <w:r w:rsidRPr="008D7F6D">
        <w:t>dataset</w:t>
      </w:r>
      <w:proofErr w:type="gramEnd"/>
      <w:r w:rsidRPr="008D7F6D">
        <w:t xml:space="preserve"> to the number reported by the website’s search interface when searching for a set of firm names.</w:t>
      </w:r>
      <w:r>
        <w:t xml:space="preserve"> </w:t>
      </w:r>
      <w:r w:rsidRPr="008D7F6D">
        <w:t>The numbers are very similar across firms, indicating that our dataset captures almost all articles published on Børsen.dk.</w:t>
      </w:r>
    </w:p>
    <w:p w14:paraId="05889295" w14:textId="1AAF813C" w:rsidR="0047744B" w:rsidRDefault="0096673E" w:rsidP="0047744B">
      <w:pPr>
        <w:pStyle w:val="ListParagraph"/>
        <w:numPr>
          <w:ilvl w:val="2"/>
          <w:numId w:val="1"/>
        </w:numPr>
        <w:jc w:val="both"/>
      </w:pPr>
      <w:r w:rsidRPr="0000338B">
        <w:t>Information Extraction</w:t>
      </w:r>
    </w:p>
    <w:p w14:paraId="62864D32" w14:textId="58666AC3" w:rsidR="00A5537C" w:rsidRDefault="00A5537C" w:rsidP="00A5537C">
      <w:pPr>
        <w:jc w:val="both"/>
      </w:pPr>
      <w:r w:rsidRPr="00A5537C">
        <w:t>Next, we filtered the corpus toward newspaper articles containing information relevant to firm</w:t>
      </w:r>
      <w:r>
        <w:t xml:space="preserve"> </w:t>
      </w:r>
      <w:r w:rsidRPr="00A5537C">
        <w:t>relocations.</w:t>
      </w:r>
      <w:r w:rsidRPr="00A5537C">
        <w:t xml:space="preserve"> </w:t>
      </w:r>
      <w:r w:rsidRPr="00A5537C">
        <w:t>We tested several approaches to reduce the number of articles, including classifying articles based on their titles and using extraction models to identify explicit mentions of relocation. However, these approaches proved insufficient, as relocation events are rarely described explicitly.</w:t>
      </w:r>
    </w:p>
    <w:p w14:paraId="43E26B3E" w14:textId="0D6848FA" w:rsidR="00C307C4" w:rsidRDefault="00A5537C" w:rsidP="00A5537C">
      <w:pPr>
        <w:jc w:val="both"/>
      </w:pPr>
      <w:r w:rsidRPr="00A5537C">
        <w:t xml:space="preserve">Instead, we extracted all firms mentioned in each article and used a structured extraction model to </w:t>
      </w:r>
      <w:r w:rsidR="00156847" w:rsidRPr="00156847">
        <w:t xml:space="preserve">derive </w:t>
      </w:r>
      <w:r w:rsidRPr="00A5537C">
        <w:t xml:space="preserve">information about each firm based </w:t>
      </w:r>
      <w:proofErr w:type="gramStart"/>
      <w:r w:rsidR="00C64957">
        <w:t>from</w:t>
      </w:r>
      <w:proofErr w:type="gramEnd"/>
      <w:r w:rsidRPr="00A5537C">
        <w:t xml:space="preserve"> the full article text.</w:t>
      </w:r>
      <w:r>
        <w:t xml:space="preserve"> </w:t>
      </w:r>
      <w:r w:rsidRPr="00A5537C">
        <w:t xml:space="preserve">For this task, we used </w:t>
      </w:r>
      <w:proofErr w:type="spellStart"/>
      <w:r w:rsidRPr="00A5537C">
        <w:t>NuExtract</w:t>
      </w:r>
      <w:proofErr w:type="spellEnd"/>
      <w:r w:rsidRPr="00A5537C">
        <w:t>, a large language model</w:t>
      </w:r>
      <w:r>
        <w:t xml:space="preserve"> (LLM)</w:t>
      </w:r>
      <w:r w:rsidRPr="00A5537C">
        <w:t xml:space="preserve"> specialized in extracting structured information from unstructured documents </w:t>
      </w:r>
      <w:r w:rsidR="00767E40" w:rsidRPr="00767E40">
        <w:t>and designed to produce reliable outputs.</w:t>
      </w:r>
      <w:r w:rsidR="00767E40">
        <w:t xml:space="preserve"> </w:t>
      </w:r>
      <w:r w:rsidR="00C307C4" w:rsidRPr="00C307C4">
        <w:t xml:space="preserve">Compared to rule-based approaches (e.g., regular expressions) and general-purpose LLMs, this </w:t>
      </w:r>
      <w:r w:rsidR="00767E40">
        <w:t>method</w:t>
      </w:r>
      <w:r w:rsidR="00C307C4" w:rsidRPr="00C307C4">
        <w:t xml:space="preserve"> captures both explicit and implicit information in the text and </w:t>
      </w:r>
      <w:r w:rsidR="00156847" w:rsidRPr="00156847">
        <w:t>produces</w:t>
      </w:r>
      <w:r w:rsidR="00156847">
        <w:t xml:space="preserve"> </w:t>
      </w:r>
      <w:r w:rsidR="00C307C4" w:rsidRPr="00C307C4">
        <w:t>consistent outputs in a predefined schema</w:t>
      </w:r>
      <w:r w:rsidR="00C307C4">
        <w:t>.</w:t>
      </w:r>
      <w:r w:rsidR="00C64957">
        <w:t xml:space="preserve"> </w:t>
      </w:r>
      <w:r w:rsidR="00C64957" w:rsidRPr="00C64957">
        <w:t>This process converts unstructured text into structured, firm-level data in tabular form, enabling us to apply systematic filtering rules.</w:t>
      </w:r>
    </w:p>
    <w:p w14:paraId="39C4D810" w14:textId="4FA1A538" w:rsidR="00767E40" w:rsidRDefault="008541DB" w:rsidP="00A5537C">
      <w:pPr>
        <w:jc w:val="both"/>
      </w:pPr>
      <w:r w:rsidRPr="008541DB">
        <w:t>In an initial extraction step,</w:t>
      </w:r>
      <w:r>
        <w:t xml:space="preserve"> t</w:t>
      </w:r>
      <w:r w:rsidR="00A5537C" w:rsidRPr="00A5537C">
        <w:t xml:space="preserve">he model was prompted to identify firm characteristics such as whether the firm is portrayed as Danish (in the past, present, or at founding), whether it is associated with international activities, </w:t>
      </w:r>
      <w:r w:rsidR="00767E40" w:rsidRPr="00767E40">
        <w:t>and whether the article mentions mergers and acquisitions (M&amp;A) (see Appendix X, Extraction Schema 1).</w:t>
      </w:r>
    </w:p>
    <w:p w14:paraId="0FA80190" w14:textId="2ED9D53C" w:rsidR="00767E40" w:rsidRDefault="00156847" w:rsidP="00A5537C">
      <w:pPr>
        <w:jc w:val="both"/>
      </w:pPr>
      <w:r w:rsidRPr="00156847">
        <w:t>Based on this extracted information, we applied filtering rules to retain firm</w:t>
      </w:r>
      <w:r>
        <w:t>-</w:t>
      </w:r>
      <w:r w:rsidRPr="00156847">
        <w:t>article pairs with signals of a potential relocation from Denmark to another country.</w:t>
      </w:r>
      <w:r w:rsidR="00767E40">
        <w:t xml:space="preserve"> </w:t>
      </w:r>
      <w:r w:rsidR="0022573A" w:rsidRPr="0022573A">
        <w:t>In the first iteration, we retained cases where the article indicated Danish origin or Danish presence together with signs that the firm was no longer based in Denmark, such as being portrayed as non-Danish in the future or mentioning internationalization. Applying these filters results in approximately 60,000 candidate firms.</w:t>
      </w:r>
    </w:p>
    <w:p w14:paraId="54E9CE34" w14:textId="7820DC4E" w:rsidR="008541DB" w:rsidRPr="008541DB" w:rsidRDefault="0022573A" w:rsidP="0022573A">
      <w:pPr>
        <w:jc w:val="both"/>
      </w:pPr>
      <w:r w:rsidRPr="0022573A">
        <w:t>In the second iteration, we focused more directly on cross-country movement by retaining only observations for which the model identified a relocation-related movement signal (see Appendix X, Extraction Schema 2), reducing the sample to roughly 10,000 firms.</w:t>
      </w:r>
      <w:r>
        <w:t xml:space="preserve"> </w:t>
      </w:r>
    </w:p>
    <w:p w14:paraId="72344085" w14:textId="414DE30E" w:rsidR="00EE7221" w:rsidRDefault="0022573A" w:rsidP="00672A59">
      <w:pPr>
        <w:jc w:val="both"/>
      </w:pPr>
      <w:r w:rsidRPr="0022573A">
        <w:t xml:space="preserve">In the third iteration, we refined the sample by distinguishing </w:t>
      </w:r>
      <w:r>
        <w:t>HQ</w:t>
      </w:r>
      <w:r w:rsidRPr="0022573A">
        <w:t xml:space="preserve">-relevant relocations from other forms of international activity. </w:t>
      </w:r>
      <w:r w:rsidRPr="0022573A">
        <w:t>We</w:t>
      </w:r>
      <w:r w:rsidRPr="0022573A">
        <w:t xml:space="preserve"> excluded cases referring to the relocation of individuals, departments, or production rather than relocation of the firm’s </w:t>
      </w:r>
      <w:r>
        <w:t>HQ</w:t>
      </w:r>
      <w:r w:rsidRPr="0022573A">
        <w:t xml:space="preserve"> or main operations (see Appendix X, Extraction Schema 3), resulting in a further reduction to around </w:t>
      </w:r>
      <w:r w:rsidR="00A12C53">
        <w:t xml:space="preserve">8,700 </w:t>
      </w:r>
      <w:r w:rsidRPr="0022573A">
        <w:t>firms.</w:t>
      </w:r>
    </w:p>
    <w:p w14:paraId="24280A09" w14:textId="640C6248" w:rsidR="008541DB" w:rsidRDefault="00A12C53" w:rsidP="00672A59">
      <w:pPr>
        <w:jc w:val="both"/>
      </w:pPr>
      <w:r w:rsidRPr="00A12C53">
        <w:t>Finally, we restricted the dataset to relocations from Denmark or cases where the origin or destination country could not be identified, excluding relocations within Denmark or between foreign countries. This results in approximately 6,000 candidate firms. Overall, applying the three extraction schemas and filtering rules reduces the dataset from over 60,000 firms to this final set.</w:t>
      </w:r>
    </w:p>
    <w:p w14:paraId="468C801C" w14:textId="77777777" w:rsidR="00A12C53" w:rsidRPr="0000338B" w:rsidRDefault="00A12C53" w:rsidP="00672A59">
      <w:pPr>
        <w:jc w:val="both"/>
      </w:pPr>
    </w:p>
    <w:p w14:paraId="175E5797" w14:textId="77777777" w:rsidR="00F30676" w:rsidRDefault="00EE7221" w:rsidP="00F30676">
      <w:pPr>
        <w:pStyle w:val="ListParagraph"/>
        <w:numPr>
          <w:ilvl w:val="2"/>
          <w:numId w:val="6"/>
        </w:numPr>
        <w:jc w:val="both"/>
      </w:pPr>
      <w:r w:rsidRPr="0000338B">
        <w:t>Text Classification</w:t>
      </w:r>
    </w:p>
    <w:p w14:paraId="2CC41878" w14:textId="6AF363D1" w:rsidR="00FA25DD" w:rsidRDefault="00FA25DD" w:rsidP="00FA25DD">
      <w:pPr>
        <w:jc w:val="both"/>
      </w:pPr>
      <w:r w:rsidRPr="00FA25DD">
        <w:t xml:space="preserve">After reducing the number of articles in the dataset to less than 2% of the original corpus, we shifted from information extraction to classifying whether an article describes a firm relocating its headquarters or main operations. For this task, we used the GPT-4o model to assess the likelihood that a given firm–article pair </w:t>
      </w:r>
      <w:r w:rsidR="00764BB7" w:rsidRPr="00764BB7">
        <w:t>represents</w:t>
      </w:r>
      <w:r w:rsidR="00764BB7">
        <w:t xml:space="preserve"> </w:t>
      </w:r>
      <w:r w:rsidRPr="00FA25DD">
        <w:t xml:space="preserve">a </w:t>
      </w:r>
      <w:r>
        <w:t>HQ</w:t>
      </w:r>
      <w:r w:rsidRPr="00FA25DD">
        <w:t xml:space="preserve"> relocation from Denmark to another country.</w:t>
      </w:r>
    </w:p>
    <w:p w14:paraId="7804A3A0" w14:textId="3D13B262" w:rsidR="00FA25DD" w:rsidRPr="0000338B" w:rsidRDefault="00FA25DD" w:rsidP="00FA25DD">
      <w:pPr>
        <w:jc w:val="both"/>
      </w:pPr>
      <w:r w:rsidRPr="00FA25DD">
        <w:t>We provided the model with a structured prompt defining relocation, including explicit inclusion and exclusion criteria, and asked it to assign a relocation likelihood score between 0 and 1, together with a brief explanation</w:t>
      </w:r>
      <w:r w:rsidR="00764BB7">
        <w:t>.</w:t>
      </w:r>
      <w:r>
        <w:t xml:space="preserve"> </w:t>
      </w:r>
      <w:r w:rsidRPr="00FA25DD">
        <w:t>The prompt also instructed the model to account for indirect or implicit evidence of relocation, as such events are rarely stated explicitly in newspaper articles.</w:t>
      </w:r>
      <w:r w:rsidR="00764BB7">
        <w:t xml:space="preserve"> </w:t>
      </w:r>
      <w:r w:rsidR="00764BB7" w:rsidRPr="00764BB7">
        <w:t>In addition, we asked the model to provide the same type of assessment for whether the firm is Danish and whether the relocation occurs in the context of a merger or acquisition</w:t>
      </w:r>
      <w:r w:rsidR="00764BB7">
        <w:t xml:space="preserve"> </w:t>
      </w:r>
      <w:r w:rsidR="00764BB7" w:rsidRPr="00764BB7">
        <w:t>(see Appendix X, Text Classification Prompt).</w:t>
      </w:r>
    </w:p>
    <w:p w14:paraId="69E504E1" w14:textId="29BFB3CE" w:rsidR="00764BB7" w:rsidRDefault="00764BB7" w:rsidP="00764BB7">
      <w:pPr>
        <w:jc w:val="both"/>
      </w:pPr>
      <w:commentRangeStart w:id="35"/>
      <w:r w:rsidRPr="00764BB7">
        <w:t>We retained firm–article pairs with a relocation score above 0.7, focusing on cases with a high likelihood of representing true headquarters relocations</w:t>
      </w:r>
      <w:r>
        <w:t xml:space="preserve">. </w:t>
      </w:r>
      <w:r w:rsidRPr="00764BB7">
        <w:t>This filtering step reduced the dataset to</w:t>
      </w:r>
      <w:r w:rsidR="00221413">
        <w:t xml:space="preserve"> </w:t>
      </w:r>
      <w:r w:rsidRPr="00764BB7">
        <w:t>1,2</w:t>
      </w:r>
      <w:r w:rsidR="00221413">
        <w:t>79</w:t>
      </w:r>
      <w:r w:rsidRPr="00764BB7">
        <w:t xml:space="preserve"> firms (2,100 articles).</w:t>
      </w:r>
      <w:commentRangeEnd w:id="35"/>
      <w:r>
        <w:rPr>
          <w:rStyle w:val="CommentReference"/>
        </w:rPr>
        <w:commentReference w:id="35"/>
      </w:r>
    </w:p>
    <w:p w14:paraId="4EECEA56" w14:textId="7B6B7672" w:rsidR="00D815DC" w:rsidRPr="0000338B" w:rsidRDefault="00764BB7" w:rsidP="00764BB7">
      <w:pPr>
        <w:pStyle w:val="ListParagraph"/>
        <w:numPr>
          <w:ilvl w:val="2"/>
          <w:numId w:val="6"/>
        </w:numPr>
        <w:jc w:val="both"/>
      </w:pPr>
      <w:r>
        <w:t>D</w:t>
      </w:r>
      <w:r w:rsidR="00D815DC" w:rsidRPr="0000338B">
        <w:t>ata Triangulation</w:t>
      </w:r>
    </w:p>
    <w:p w14:paraId="3FFA7FFC" w14:textId="337C7141" w:rsidR="00D815DC" w:rsidRPr="0000338B" w:rsidRDefault="00AB4E26" w:rsidP="00672A59">
      <w:pPr>
        <w:jc w:val="both"/>
      </w:pPr>
      <w:r w:rsidRPr="0000338B">
        <w:t xml:space="preserve">After reducing the dataset to a substantially smaller number of likely positive cases using the two methods described above, we considered the information contained in the articles largely exhausted and decided to enrich the dataset with information from additional sources. </w:t>
      </w:r>
      <w:r w:rsidR="00C7269B" w:rsidRPr="0000338B">
        <w:t>For th</w:t>
      </w:r>
      <w:r w:rsidR="005A28EC" w:rsidRPr="0000338B">
        <w:t xml:space="preserve">is </w:t>
      </w:r>
      <w:r w:rsidR="00C7269B" w:rsidRPr="0000338B">
        <w:t>final automated filtering step, we collected information from multiple sources and triangulated the data</w:t>
      </w:r>
      <w:r w:rsidR="007A4E34" w:rsidRPr="0000338B">
        <w:t xml:space="preserve">. </w:t>
      </w:r>
      <w:r w:rsidR="005A28EC" w:rsidRPr="0000338B">
        <w:t xml:space="preserve">We prompted the GPT-4o model to </w:t>
      </w:r>
      <w:proofErr w:type="gramStart"/>
      <w:r w:rsidR="005A28EC" w:rsidRPr="0000338B">
        <w:t>return</w:t>
      </w:r>
      <w:proofErr w:type="gramEnd"/>
      <w:r w:rsidR="005A28EC" w:rsidRPr="0000338B">
        <w:t xml:space="preserve"> the country of a firm’s current HQs location. In addition, we retrieved the same information from </w:t>
      </w:r>
      <w:proofErr w:type="spellStart"/>
      <w:r w:rsidR="005A28EC" w:rsidRPr="0000338B">
        <w:t>Diffbot</w:t>
      </w:r>
      <w:proofErr w:type="spellEnd"/>
      <w:r w:rsidR="005A28EC" w:rsidRPr="0000338B">
        <w:t xml:space="preserve">, a knowledge-graph database that collects information from the web and converts it into structured data. Finally, we classified firms based on the HQs country mentioned in the newspaper article, the country returned by the GPT model, and the country reported by </w:t>
      </w:r>
      <w:proofErr w:type="spellStart"/>
      <w:r w:rsidR="005A28EC" w:rsidRPr="0000338B">
        <w:t>Diffbot</w:t>
      </w:r>
      <w:proofErr w:type="spellEnd"/>
      <w:r w:rsidR="005A28EC" w:rsidRPr="0000338B">
        <w:t>. We then validated the outcome of this data triangulation using the HQs country stated on LinkedIn, where available.</w:t>
      </w:r>
    </w:p>
    <w:p w14:paraId="5CBE4ED2" w14:textId="77777777" w:rsidR="005A28EC" w:rsidRPr="0000338B" w:rsidRDefault="005A28EC" w:rsidP="005A28EC">
      <w:pPr>
        <w:jc w:val="both"/>
      </w:pPr>
    </w:p>
    <w:p w14:paraId="05183BC7" w14:textId="6926E296" w:rsidR="00E66C2A" w:rsidRDefault="006A0B0E" w:rsidP="006956B3">
      <w:pPr>
        <w:pStyle w:val="ListParagraph"/>
        <w:numPr>
          <w:ilvl w:val="2"/>
          <w:numId w:val="6"/>
        </w:numPr>
        <w:jc w:val="both"/>
      </w:pPr>
      <w:r w:rsidRPr="0000338B">
        <w:t>Close Reading</w:t>
      </w:r>
    </w:p>
    <w:p w14:paraId="79013048" w14:textId="77777777" w:rsidR="00764B23" w:rsidRDefault="00764B23" w:rsidP="00764B23">
      <w:pPr>
        <w:jc w:val="both"/>
      </w:pPr>
    </w:p>
    <w:p w14:paraId="5E77669E" w14:textId="77777777" w:rsidR="00764B23" w:rsidRPr="0000338B" w:rsidRDefault="00764B23" w:rsidP="00764B23">
      <w:pPr>
        <w:jc w:val="both"/>
      </w:pPr>
      <w:r w:rsidRPr="0000338B">
        <w:t>Matching to M&amp;A database</w:t>
      </w:r>
    </w:p>
    <w:p w14:paraId="25A8ACEB" w14:textId="77777777" w:rsidR="00764B23" w:rsidRPr="0000338B" w:rsidRDefault="00764B23" w:rsidP="00764B23">
      <w:pPr>
        <w:jc w:val="both"/>
      </w:pPr>
      <w:commentRangeStart w:id="36"/>
      <w:r w:rsidRPr="0000338B">
        <w:t>During this entire process, and specifically when prompting models to evaluate the likelihood of an article describing a headquarters relocation, we found that mergers and acquisitions were often interpreted as relocation events. To distinguish between cases where firms relocate their HQs independently and cases where a HQs relocation occurs in connection with a merger or acquisition, we matched the information described in the newspaper articles to events recorded in an M&amp;A database. To facilitate this matching, we extracted information about M&amp;A events from the articles, such as the names of the acquiring and acquired firms and the countries in which they are based. We then matched these events to those recorded in the Orbis M&amp;A database, a comprehensive database of merger and acquisition events.</w:t>
      </w:r>
      <w:commentRangeEnd w:id="36"/>
      <w:r w:rsidRPr="0000338B">
        <w:rPr>
          <w:rStyle w:val="CommentReference"/>
        </w:rPr>
        <w:commentReference w:id="36"/>
      </w:r>
    </w:p>
    <w:p w14:paraId="14068C8B" w14:textId="77777777" w:rsidR="00764B23" w:rsidRPr="0000338B" w:rsidRDefault="00764B23" w:rsidP="00764B23">
      <w:pPr>
        <w:jc w:val="both"/>
      </w:pPr>
    </w:p>
    <w:p w14:paraId="39E72D9A" w14:textId="361F19FB" w:rsidR="00E66C2A" w:rsidRPr="0000338B" w:rsidRDefault="00E66C2A">
      <w:pPr>
        <w:jc w:val="both"/>
        <w:rPr>
          <w:ins w:id="37" w:author="Nicolai Kaarsen" w:date="2026-04-28T14:07:00Z" w16du:dateUtc="2026-04-28T12:07:00Z"/>
        </w:rPr>
        <w:pPrChange w:id="38" w:author="Nicolai Kaarsen" w:date="2026-04-28T14:07:00Z" w16du:dateUtc="2026-04-28T12:07:00Z">
          <w:pPr>
            <w:pStyle w:val="ListParagraph"/>
            <w:numPr>
              <w:ilvl w:val="2"/>
              <w:numId w:val="6"/>
            </w:numPr>
            <w:ind w:hanging="720"/>
            <w:jc w:val="both"/>
          </w:pPr>
        </w:pPrChange>
      </w:pPr>
      <w:ins w:id="39" w:author="Nicolai Kaarsen" w:date="2026-04-28T14:07:00Z" w16du:dateUtc="2026-04-28T12:07:00Z">
        <w:r w:rsidRPr="0000338B">
          <w:t>The final step in the identification process was a manual close reading to verify each candidate case. This involved reviewing the newspaper article together with the additional information generated in the previous steps, as well as conducting manual searches on the web, LinkedIn, the Danish business register, and other online databases such as ORBIS. To support this process, we also used LLMs in a question-answering format to gather contextual information on the firm’s founding history, the relocation process, and the location of its current headquarters. For this task, we used Perplexity’s Sonar model and OpenAI’s GPT-5, and we instructed both models to search the web for additional relevant information.</w:t>
        </w:r>
      </w:ins>
    </w:p>
    <w:p w14:paraId="7FE8384B" w14:textId="17DCE845" w:rsidR="00E66C2A" w:rsidRPr="0000338B" w:rsidRDefault="00E66C2A">
      <w:pPr>
        <w:jc w:val="both"/>
        <w:rPr>
          <w:ins w:id="40" w:author="Nicolai Kaarsen" w:date="2026-04-28T14:07:00Z" w16du:dateUtc="2026-04-28T12:07:00Z"/>
        </w:rPr>
        <w:pPrChange w:id="41" w:author="Nicolai Kaarsen" w:date="2026-04-28T14:08:00Z" w16du:dateUtc="2026-04-28T12:08:00Z">
          <w:pPr>
            <w:pStyle w:val="ListParagraph"/>
            <w:numPr>
              <w:ilvl w:val="2"/>
              <w:numId w:val="6"/>
            </w:numPr>
            <w:ind w:hanging="720"/>
            <w:jc w:val="both"/>
          </w:pPr>
        </w:pPrChange>
      </w:pPr>
      <w:ins w:id="42" w:author="Nicolai Kaarsen" w:date="2026-04-28T14:07:00Z" w16du:dateUtc="2026-04-28T12:07:00Z">
        <w:r w:rsidRPr="0000338B">
          <w:t>We sought to verify every automatically coded relocation using at least one source other than the original newspaper article. The close reading allowed us to classify cases into three categories: (1) firms founded in Denmark that later relocated their headquarters abroad; (2) entrepreneurs who relocated abroad and then founded the firm there; and (3) cases that were removed because they did not involve the relocation of a Danish firm or entrepreneur. In many instances, business news articles use wording that does not allow these categories to be distinguished without further investigation. For example, an article may describe a foreign firm as “Danish-founded” or as having “Danish roots.” This could mean either that the firm was founded in Denmark and later moved abroad, or that it was founded abroad by Danish entrepreneurs. Another common formulation is that a firm has “established itself” or “expanded” in a foreign country. This may refer either to a genuine headquarters relocation or simply to an existing firm increasing its presence in a foreign market while remaining headquartered in Denmark.</w:t>
        </w:r>
      </w:ins>
    </w:p>
    <w:p w14:paraId="34219D74" w14:textId="54BC0835" w:rsidR="00E66C2A" w:rsidRPr="0000338B" w:rsidRDefault="00E66C2A">
      <w:pPr>
        <w:jc w:val="both"/>
        <w:rPr>
          <w:ins w:id="43" w:author="Nicolai Kaarsen" w:date="2026-04-28T14:07:00Z" w16du:dateUtc="2026-04-28T12:07:00Z"/>
        </w:rPr>
        <w:pPrChange w:id="44" w:author="Nicolai Kaarsen" w:date="2026-04-28T14:08:00Z" w16du:dateUtc="2026-04-28T12:08:00Z">
          <w:pPr>
            <w:pStyle w:val="ListParagraph"/>
            <w:numPr>
              <w:ilvl w:val="2"/>
              <w:numId w:val="6"/>
            </w:numPr>
            <w:ind w:hanging="720"/>
            <w:jc w:val="both"/>
          </w:pPr>
        </w:pPrChange>
      </w:pPr>
      <w:ins w:id="45" w:author="Nicolai Kaarsen" w:date="2026-04-28T14:07:00Z" w16du:dateUtc="2026-04-28T12:07:00Z">
        <w:r w:rsidRPr="0000338B">
          <w:t xml:space="preserve">In some cases, the sources identified through manual coding did not agree with one another, or they conflicted with the original article. In those cases, we collected additional sources </w:t>
        </w:r>
        <w:proofErr w:type="gramStart"/>
        <w:r w:rsidRPr="0000338B">
          <w:t>in an attempt to</w:t>
        </w:r>
        <w:proofErr w:type="gramEnd"/>
        <w:r w:rsidRPr="0000338B">
          <w:t xml:space="preserve"> reach a firm conclusion. When the available evidence still did not allow us to classify the case with confidence, we applied two conservative coding rules.</w:t>
        </w:r>
      </w:ins>
    </w:p>
    <w:p w14:paraId="542EC380" w14:textId="0DE5AF08" w:rsidR="00E66C2A" w:rsidRPr="0000338B" w:rsidRDefault="00E66C2A">
      <w:pPr>
        <w:jc w:val="both"/>
        <w:rPr>
          <w:ins w:id="46" w:author="Nicolai Kaarsen" w:date="2026-04-28T14:07:00Z" w16du:dateUtc="2026-04-28T12:07:00Z"/>
        </w:rPr>
        <w:pPrChange w:id="47" w:author="Nicolai Kaarsen" w:date="2026-04-28T14:08:00Z" w16du:dateUtc="2026-04-28T12:08:00Z">
          <w:pPr>
            <w:pStyle w:val="ListParagraph"/>
            <w:numPr>
              <w:ilvl w:val="2"/>
              <w:numId w:val="6"/>
            </w:numPr>
            <w:ind w:hanging="720"/>
            <w:jc w:val="both"/>
          </w:pPr>
        </w:pPrChange>
      </w:pPr>
      <w:ins w:id="48" w:author="Nicolai Kaarsen" w:date="2026-04-28T14:07:00Z" w16du:dateUtc="2026-04-28T12:07:00Z">
        <w:r w:rsidRPr="0000338B">
          <w:t xml:space="preserve">First, if a firm was established by Danes but its initial location could not be determined, we coded it as founded abroad. This category includes born-global firms with early headquarters functions split between Denmark and at least one other country, as well as very small firms with an incomplete or unrecorded headquarters history. </w:t>
        </w:r>
        <w:commentRangeStart w:id="49"/>
        <w:r w:rsidRPr="0000338B">
          <w:t xml:space="preserve">XX </w:t>
        </w:r>
      </w:ins>
      <w:commentRangeEnd w:id="49"/>
      <w:ins w:id="50" w:author="Nicolai Kaarsen" w:date="2026-04-28T14:09:00Z" w16du:dateUtc="2026-04-28T12:09:00Z">
        <w:r w:rsidRPr="0000338B">
          <w:rPr>
            <w:rStyle w:val="CommentReference"/>
          </w:rPr>
          <w:commentReference w:id="49"/>
        </w:r>
      </w:ins>
      <w:ins w:id="51" w:author="Nicolai Kaarsen" w:date="2026-04-28T14:07:00Z" w16du:dateUtc="2026-04-28T12:07:00Z">
        <w:r w:rsidRPr="0000338B">
          <w:t xml:space="preserve">firms were </w:t>
        </w:r>
        <w:proofErr w:type="gramStart"/>
        <w:r w:rsidRPr="0000338B">
          <w:t>recoded</w:t>
        </w:r>
        <w:proofErr w:type="gramEnd"/>
        <w:r w:rsidRPr="0000338B">
          <w:t xml:space="preserve"> according to this rule.</w:t>
        </w:r>
      </w:ins>
    </w:p>
    <w:p w14:paraId="4F6F7B4D" w14:textId="210EF37F" w:rsidR="00BE3528" w:rsidRPr="0000338B" w:rsidDel="00E66C2A" w:rsidRDefault="00E66C2A" w:rsidP="00E66C2A">
      <w:pPr>
        <w:numPr>
          <w:ilvl w:val="2"/>
          <w:numId w:val="6"/>
        </w:numPr>
        <w:jc w:val="both"/>
        <w:rPr>
          <w:del w:id="52" w:author="Nicolai Kaarsen" w:date="2026-04-28T14:07:00Z" w16du:dateUtc="2026-04-28T12:07:00Z"/>
        </w:rPr>
      </w:pPr>
      <w:ins w:id="53" w:author="Nicolai Kaarsen" w:date="2026-04-28T14:07:00Z" w16du:dateUtc="2026-04-28T12:07:00Z">
        <w:r w:rsidRPr="0000338B">
          <w:t xml:space="preserve">Second, if we could not determine with confidence whether the firm was headquartered in Denmark or abroad at the time of coding, we removed it from the sample. This includes firms with multiple claimed headquarters, such as SteelSeries, which </w:t>
        </w:r>
        <w:proofErr w:type="gramStart"/>
        <w:r w:rsidRPr="0000338B">
          <w:t>has</w:t>
        </w:r>
        <w:proofErr w:type="gramEnd"/>
        <w:r w:rsidRPr="0000338B">
          <w:t xml:space="preserve"> been described as headquartered in both Chicago and Copenhagen. </w:t>
        </w:r>
        <w:commentRangeStart w:id="54"/>
        <w:r w:rsidRPr="0000338B">
          <w:t xml:space="preserve">YY </w:t>
        </w:r>
      </w:ins>
      <w:commentRangeEnd w:id="54"/>
      <w:ins w:id="55" w:author="Nicolai Kaarsen" w:date="2026-04-28T14:09:00Z" w16du:dateUtc="2026-04-28T12:09:00Z">
        <w:r w:rsidRPr="0000338B">
          <w:rPr>
            <w:rStyle w:val="CommentReference"/>
          </w:rPr>
          <w:commentReference w:id="54"/>
        </w:r>
      </w:ins>
      <w:ins w:id="56" w:author="Nicolai Kaarsen" w:date="2026-04-28T14:07:00Z" w16du:dateUtc="2026-04-28T12:07:00Z">
        <w:r w:rsidRPr="0000338B">
          <w:t>firms were removed according to this rule.</w:t>
        </w:r>
      </w:ins>
      <w:del w:id="57" w:author="Nicolai Kaarsen" w:date="2026-04-28T14:07:00Z" w16du:dateUtc="2026-04-28T12:07:00Z">
        <w:r w:rsidR="00C654EF" w:rsidRPr="0000338B" w:rsidDel="00E66C2A">
          <w:delText xml:space="preserve">The final step of the identification process consisted of a manual close reading. </w:delText>
        </w:r>
        <w:r w:rsidR="00C02934" w:rsidRPr="0000338B" w:rsidDel="00E66C2A">
          <w:delText>This involved reviewing the newspaper article alongside additional information generated in the previous steps</w:delText>
        </w:r>
      </w:del>
      <w:del w:id="58" w:author="Nicolai Kaarsen" w:date="2026-04-20T12:05:00Z" w16du:dateUtc="2026-04-20T10:05:00Z">
        <w:r w:rsidR="00C02934" w:rsidRPr="0000338B" w:rsidDel="008528BD">
          <w:delText>, including the output of the data triangulation pro</w:delText>
        </w:r>
      </w:del>
      <w:del w:id="59" w:author="Nicolai Kaarsen" w:date="2026-04-28T14:07:00Z" w16du:dateUtc="2026-04-28T12:07:00Z">
        <w:r w:rsidR="00447486" w:rsidRPr="0000338B" w:rsidDel="00E66C2A">
          <w:delText>d their HQwe removed from the list because they B</w:delText>
        </w:r>
        <w:r w:rsidR="00077B0D" w:rsidRPr="0000338B" w:rsidDel="00E66C2A">
          <w:delText xml:space="preserve">, and 3)This could be either be because it was founded in Denmark or founded by Danes abroad. Another typical formulation is the mentioning of a firm expanding or establishing in a foreign country, which could either be an existing firm relocating (2) or an existing firm </w:delText>
        </w:r>
        <w:r w:rsidR="00447486" w:rsidRPr="0000338B" w:rsidDel="00E66C2A">
          <w:delText>increasing its presence at a foreign market without moving its headquarters.</w:delText>
        </w:r>
      </w:del>
    </w:p>
    <w:p w14:paraId="3AD34F15" w14:textId="7DFFBC7E" w:rsidR="00447486" w:rsidRPr="0000338B" w:rsidDel="00E66C2A" w:rsidRDefault="00447486" w:rsidP="00C02934">
      <w:pPr>
        <w:jc w:val="both"/>
        <w:rPr>
          <w:del w:id="60" w:author="Nicolai Kaarsen" w:date="2026-04-28T14:07:00Z" w16du:dateUtc="2026-04-28T12:07:00Z"/>
        </w:rPr>
      </w:pPr>
      <w:del w:id="61" w:author="Nicolai Kaarsen" w:date="2026-04-28T14:07:00Z" w16du:dateUtc="2026-04-28T12:07:00Z">
        <w:r w:rsidRPr="0000338B" w:rsidDel="00E66C2A">
          <w:delText xml:space="preserve">In some cases, </w:delText>
        </w:r>
        <w:r w:rsidR="00930166" w:rsidRPr="0000338B" w:rsidDel="00E66C2A">
          <w:delText xml:space="preserve">the sources identified by the manual coding did not agree with each other or the original article. </w:delText>
        </w:r>
      </w:del>
      <w:del w:id="62" w:author="Nicolai Kaarsen" w:date="2026-04-28T14:03:00Z" w16du:dateUtc="2026-04-28T12:03:00Z">
        <w:r w:rsidR="00930166" w:rsidRPr="0000338B" w:rsidDel="00E66C2A">
          <w:delText>In those cases, w</w:delText>
        </w:r>
      </w:del>
      <w:del w:id="63" w:author="Nicolai Kaarsen" w:date="2026-04-28T14:07:00Z" w16du:dateUtc="2026-04-28T12:07:00Z">
        <w:r w:rsidR="00930166" w:rsidRPr="0000338B" w:rsidDel="00E66C2A">
          <w:delText>e sought out extra sources</w:delText>
        </w:r>
        <w:r w:rsidR="00F33853" w:rsidRPr="0000338B" w:rsidDel="00E66C2A">
          <w:delText xml:space="preserve"> to </w:delText>
        </w:r>
      </w:del>
      <w:del w:id="64" w:author="Nicolai Kaarsen" w:date="2026-04-28T14:03:00Z" w16du:dateUtc="2026-04-28T12:03:00Z">
        <w:r w:rsidR="00F33853" w:rsidRPr="0000338B" w:rsidDel="00E66C2A">
          <w:delText>find the right story</w:delText>
        </w:r>
      </w:del>
      <w:del w:id="65" w:author="Nicolai Kaarsen" w:date="2026-04-28T14:07:00Z" w16du:dateUtc="2026-04-28T12:07:00Z">
        <w:r w:rsidR="00F33853" w:rsidRPr="0000338B" w:rsidDel="00E66C2A">
          <w:delText xml:space="preserve">. If </w:delText>
        </w:r>
      </w:del>
      <w:del w:id="66" w:author="Nicolai Kaarsen" w:date="2026-04-28T14:03:00Z" w16du:dateUtc="2026-04-28T12:03:00Z">
        <w:r w:rsidR="00F33853" w:rsidRPr="0000338B" w:rsidDel="00E66C2A">
          <w:delText>there was no overwhelming evidence in favor of either story</w:delText>
        </w:r>
      </w:del>
      <w:del w:id="67" w:author="Nicolai Kaarsen" w:date="2026-04-28T14:07:00Z" w16du:dateUtc="2026-04-28T12:07:00Z">
        <w:r w:rsidR="00F33853" w:rsidRPr="0000338B" w:rsidDel="00E66C2A">
          <w:delText>, we used the following conservative principles to code the data:</w:delText>
        </w:r>
      </w:del>
    </w:p>
    <w:p w14:paraId="7C171055" w14:textId="60D02D1C" w:rsidR="00F33853" w:rsidRPr="0000338B" w:rsidDel="00E66C2A" w:rsidRDefault="00F33853" w:rsidP="00F33853">
      <w:pPr>
        <w:jc w:val="both"/>
        <w:rPr>
          <w:del w:id="68" w:author="Nicolai Kaarsen" w:date="2026-04-28T14:07:00Z" w16du:dateUtc="2026-04-28T12:07:00Z"/>
        </w:rPr>
      </w:pPr>
      <w:del w:id="69" w:author="Nicolai Kaarsen" w:date="2026-04-28T14:07:00Z" w16du:dateUtc="2026-04-28T12:07:00Z">
        <w:r w:rsidRPr="0000338B" w:rsidDel="00E66C2A">
          <w:delText>If the firm was established by Danes, but the initial location was unknown, we coded the firm as being founded abroad. This category includes born globals</w:delText>
        </w:r>
        <w:r w:rsidR="00AA5F80" w:rsidRPr="0000338B" w:rsidDel="00E66C2A">
          <w:delText xml:space="preserve"> where</w:delText>
        </w:r>
        <w:r w:rsidRPr="0000338B" w:rsidDel="00E66C2A">
          <w:delText xml:space="preserve"> </w:delText>
        </w:r>
        <w:r w:rsidR="00AA5F80" w:rsidRPr="0000338B" w:rsidDel="00E66C2A">
          <w:delText>HQ is spread across</w:delText>
        </w:r>
        <w:r w:rsidRPr="0000338B" w:rsidDel="00E66C2A">
          <w:delText xml:space="preserve"> Denmark and </w:delText>
        </w:r>
        <w:r w:rsidR="00AA5F80" w:rsidRPr="0000338B" w:rsidDel="00E66C2A">
          <w:delText>at least one other country</w:delText>
        </w:r>
        <w:r w:rsidRPr="0000338B" w:rsidDel="00E66C2A">
          <w:delText xml:space="preserve">. </w:delText>
        </w:r>
        <w:r w:rsidR="008174A5" w:rsidRPr="0000338B" w:rsidDel="00E66C2A">
          <w:delText xml:space="preserve">It also includes very small firms </w:delText>
        </w:r>
        <w:r w:rsidR="00CE4DBE" w:rsidRPr="0000338B" w:rsidDel="00E66C2A">
          <w:delText xml:space="preserve">with an unrecorded history of headquarters. </w:delText>
        </w:r>
        <w:commentRangeStart w:id="70"/>
        <w:r w:rsidRPr="0000338B" w:rsidDel="00E66C2A">
          <w:delText xml:space="preserve">XX </w:delText>
        </w:r>
        <w:commentRangeEnd w:id="70"/>
        <w:r w:rsidR="00CE4DBE" w:rsidRPr="0000338B" w:rsidDel="00E66C2A">
          <w:rPr>
            <w:rStyle w:val="CommentReference"/>
          </w:rPr>
          <w:commentReference w:id="70"/>
        </w:r>
        <w:r w:rsidRPr="0000338B" w:rsidDel="00E66C2A">
          <w:delText>firms were re-coded using this principle</w:delText>
        </w:r>
        <w:r w:rsidR="00CE4DBE" w:rsidRPr="0000338B" w:rsidDel="00E66C2A">
          <w:delText>.</w:delText>
        </w:r>
      </w:del>
    </w:p>
    <w:p w14:paraId="611DDF6F" w14:textId="4924AD0E" w:rsidR="00F33853" w:rsidRPr="0000338B" w:rsidRDefault="00F33853" w:rsidP="00F33853">
      <w:pPr>
        <w:jc w:val="both"/>
        <w:rPr>
          <w:ins w:id="71" w:author="Nicolai Kaarsen" w:date="2026-04-20T13:01:00Z" w16du:dateUtc="2026-04-20T11:01:00Z"/>
        </w:rPr>
      </w:pPr>
      <w:del w:id="72" w:author="Nicolai Kaarsen" w:date="2026-04-28T14:07:00Z" w16du:dateUtc="2026-04-28T12:07:00Z">
        <w:r w:rsidRPr="0000338B" w:rsidDel="00E66C2A">
          <w:delText xml:space="preserve">If we could not determine whether the firm HQ are in Denmark or abroad today, we removed the firm from the list. </w:delText>
        </w:r>
        <w:r w:rsidR="00CE4DBE" w:rsidRPr="0000338B" w:rsidDel="00E66C2A">
          <w:delText xml:space="preserve">This includes firms with multiple shared HQs, such as Steel Series that have their HQ in both Chicago and Copenhagen. </w:delText>
        </w:r>
        <w:r w:rsidRPr="0000338B" w:rsidDel="00E66C2A">
          <w:delText xml:space="preserve">This removed </w:delText>
        </w:r>
        <w:commentRangeStart w:id="73"/>
        <w:r w:rsidR="008174A5" w:rsidRPr="0000338B" w:rsidDel="00E66C2A">
          <w:delText xml:space="preserve">YY </w:delText>
        </w:r>
        <w:commentRangeEnd w:id="73"/>
        <w:r w:rsidR="00CE4DBE" w:rsidRPr="0000338B" w:rsidDel="00E66C2A">
          <w:rPr>
            <w:rStyle w:val="CommentReference"/>
          </w:rPr>
          <w:commentReference w:id="73"/>
        </w:r>
        <w:r w:rsidR="008174A5" w:rsidRPr="0000338B" w:rsidDel="00E66C2A">
          <w:delText xml:space="preserve">firms from the list. </w:delText>
        </w:r>
      </w:del>
    </w:p>
    <w:p w14:paraId="3E92B45B" w14:textId="01398B78" w:rsidR="00672A59" w:rsidRPr="0000338B" w:rsidDel="00881E03" w:rsidRDefault="00AA5F80" w:rsidP="00CC196C">
      <w:pPr>
        <w:rPr>
          <w:del w:id="74" w:author="Nicolai Kaarsen" w:date="2026-04-28T14:08:00Z" w16du:dateUtc="2026-04-28T12:08:00Z"/>
        </w:rPr>
      </w:pPr>
      <w:del w:id="75" w:author="Nicolai Kaarsen" w:date="2026-04-28T14:08:00Z" w16du:dateUtc="2026-04-28T12:08:00Z">
        <w:r w:rsidRPr="0000338B" w:rsidDel="00E66C2A">
          <w:delText xml:space="preserve">To verify that </w:delText>
        </w:r>
      </w:del>
      <w:del w:id="76" w:author="Nicolai Kaarsen" w:date="2026-04-20T11:31:00Z" w16du:dateUtc="2026-04-20T09:31:00Z">
        <w:r w:rsidR="00C02934" w:rsidRPr="0000338B" w:rsidDel="005E467E">
          <w:delText xml:space="preserve">We </w:delText>
        </w:r>
      </w:del>
      <w:del w:id="77" w:author="Nicolai Kaarsen" w:date="2026-04-20T11:32:00Z" w16du:dateUtc="2026-04-20T09:32:00Z">
        <w:r w:rsidR="00C02934" w:rsidRPr="0000338B" w:rsidDel="005E467E">
          <w:delText xml:space="preserve">also </w:delText>
        </w:r>
      </w:del>
      <w:del w:id="78" w:author="Nicolai Kaarsen" w:date="2026-04-20T13:02:00Z" w16du:dateUtc="2026-04-20T11:02:00Z">
        <w:r w:rsidR="00C02934" w:rsidRPr="0000338B" w:rsidDel="00BE3528">
          <w:delText>used LLMs for question-answering to collect contextual information on the firm’s founding process, the relocation process, and the location of its current headquarters. For this task, we used Perplexity’s Sonar model and OpenAI’s GPT-5. In these prompts, we instructed the LLMs to conduct web searches to collect additional relevant information.</w:delText>
        </w:r>
      </w:del>
    </w:p>
    <w:p w14:paraId="7E015B9E" w14:textId="42B85444" w:rsidR="00881E03" w:rsidRPr="0000338B" w:rsidRDefault="00881E03" w:rsidP="00C02934">
      <w:pPr>
        <w:jc w:val="both"/>
        <w:rPr>
          <w:ins w:id="79" w:author="Jakob Binder" w:date="2026-04-30T10:55:00Z" w16du:dateUtc="2026-04-30T08:55:00Z"/>
        </w:rPr>
      </w:pPr>
      <w:ins w:id="80" w:author="Jakob Binder" w:date="2026-04-30T10:55:00Z" w16du:dateUtc="2026-04-30T08:55:00Z">
        <w:r w:rsidRPr="0000338B">
          <w:t>¨</w:t>
        </w:r>
      </w:ins>
    </w:p>
    <w:p w14:paraId="1D72CCDE" w14:textId="24BE7D58" w:rsidR="00EA4B94" w:rsidRPr="0000338B" w:rsidRDefault="00447486" w:rsidP="00CC196C">
      <w:pPr>
        <w:rPr>
          <w:ins w:id="81" w:author="Jakob Binder" w:date="2026-04-30T10:57:00Z" w16du:dateUtc="2026-04-30T08:57:00Z"/>
        </w:rPr>
      </w:pPr>
      <w:commentRangeStart w:id="82"/>
      <w:del w:id="83" w:author="Nicolai Kaarsen" w:date="2026-04-28T14:32:00Z" w16du:dateUtc="2026-04-28T12:32:00Z">
        <w:r w:rsidRPr="0000338B" w:rsidDel="002832E5">
          <w:delText>Text</w:delText>
        </w:r>
        <w:commentRangeEnd w:id="82"/>
        <w:r w:rsidR="00CC196C" w:rsidRPr="0000338B" w:rsidDel="002832E5">
          <w:rPr>
            <w:rStyle w:val="CommentReference"/>
          </w:rPr>
          <w:commentReference w:id="82"/>
        </w:r>
      </w:del>
    </w:p>
    <w:p w14:paraId="1E75349D" w14:textId="77777777" w:rsidR="00881E03" w:rsidRPr="0000338B" w:rsidRDefault="00881E03" w:rsidP="00CC196C">
      <w:pPr>
        <w:rPr>
          <w:ins w:id="84" w:author="Jakob Binder" w:date="2026-04-30T10:57:00Z" w16du:dateUtc="2026-04-30T08:57:00Z"/>
        </w:rPr>
      </w:pPr>
    </w:p>
    <w:p w14:paraId="41753D6B" w14:textId="77777777" w:rsidR="00881E03" w:rsidRPr="0000338B" w:rsidRDefault="00881E03" w:rsidP="00CC196C">
      <w:pPr>
        <w:rPr>
          <w:ins w:id="85" w:author="Jakob Binder" w:date="2026-04-30T10:57:00Z" w16du:dateUtc="2026-04-30T08:57:00Z"/>
        </w:rPr>
      </w:pPr>
    </w:p>
    <w:p w14:paraId="3F83220B" w14:textId="77777777" w:rsidR="00881E03" w:rsidRPr="0000338B" w:rsidRDefault="00881E03" w:rsidP="00CC196C">
      <w:pPr>
        <w:rPr>
          <w:ins w:id="86" w:author="Jakob Binder" w:date="2026-04-30T10:57:00Z" w16du:dateUtc="2026-04-30T08:57:00Z"/>
        </w:rPr>
      </w:pPr>
    </w:p>
    <w:p w14:paraId="0A237E8F" w14:textId="77777777" w:rsidR="00881E03" w:rsidRPr="0000338B" w:rsidRDefault="00881E03" w:rsidP="00CC196C">
      <w:pPr>
        <w:rPr>
          <w:ins w:id="87" w:author="Jakob Binder" w:date="2026-04-30T10:57:00Z" w16du:dateUtc="2026-04-30T08:57:00Z"/>
        </w:rPr>
      </w:pPr>
    </w:p>
    <w:p w14:paraId="69792D25" w14:textId="77777777" w:rsidR="00881E03" w:rsidRPr="0000338B" w:rsidRDefault="00881E03" w:rsidP="00CC196C">
      <w:pPr>
        <w:rPr>
          <w:ins w:id="88" w:author="Jakob Binder" w:date="2026-04-30T10:57:00Z" w16du:dateUtc="2026-04-30T08:57:00Z"/>
        </w:rPr>
      </w:pPr>
    </w:p>
    <w:p w14:paraId="75E3A2EE" w14:textId="77777777" w:rsidR="00881E03" w:rsidRPr="0000338B" w:rsidRDefault="00881E03" w:rsidP="00CC196C">
      <w:pPr>
        <w:rPr>
          <w:ins w:id="89" w:author="Jakob Binder" w:date="2026-04-30T10:55:00Z" w16du:dateUtc="2026-04-30T08:55:00Z"/>
        </w:rPr>
      </w:pPr>
    </w:p>
    <w:p w14:paraId="295AE9DE" w14:textId="36CD1C5A" w:rsidR="00881E03" w:rsidRDefault="0000338B" w:rsidP="00CC196C">
      <w:pPr>
        <w:rPr>
          <w:ins w:id="90" w:author="Jakob Binder" w:date="2026-04-30T11:02:00Z" w16du:dateUtc="2026-04-30T09:02:00Z"/>
        </w:rPr>
      </w:pPr>
      <w:ins w:id="91" w:author="Jakob Binder" w:date="2026-04-30T11:07:00Z" w16du:dateUtc="2026-04-30T09:07:00Z">
        <w:r>
          <w:t>Text Extractions</w:t>
        </w:r>
      </w:ins>
      <w:ins w:id="92" w:author="Jakob Binder" w:date="2026-04-30T10:56:00Z" w16du:dateUtc="2026-04-30T08:56:00Z">
        <w:r w:rsidR="00881E03" w:rsidRPr="0000338B">
          <w:t xml:space="preserve"> Prompt</w:t>
        </w:r>
      </w:ins>
      <w:ins w:id="93" w:author="Jakob Binder" w:date="2026-04-30T11:07:00Z" w16du:dateUtc="2026-04-30T09:07:00Z">
        <w:r>
          <w:t>s</w:t>
        </w:r>
      </w:ins>
      <w:ins w:id="94" w:author="Jakob Binder" w:date="2026-04-30T10:56:00Z" w16du:dateUtc="2026-04-30T08:56:00Z">
        <w:r w:rsidR="00881E03" w:rsidRPr="0000338B">
          <w:t xml:space="preserve"> (</w:t>
        </w:r>
        <w:proofErr w:type="spellStart"/>
        <w:r w:rsidR="00881E03" w:rsidRPr="0000338B">
          <w:t>NuExtract</w:t>
        </w:r>
        <w:proofErr w:type="spellEnd"/>
        <w:r w:rsidR="00881E03" w:rsidRPr="0000338B">
          <w:t>)</w:t>
        </w:r>
      </w:ins>
    </w:p>
    <w:tbl>
      <w:tblPr>
        <w:tblStyle w:val="PlainTable1"/>
        <w:tblW w:w="0" w:type="auto"/>
        <w:tblLook w:val="04A0" w:firstRow="1" w:lastRow="0" w:firstColumn="1" w:lastColumn="0" w:noHBand="0" w:noVBand="1"/>
        <w:tblPrChange w:id="95" w:author="Jakob Binder" w:date="2026-04-30T11:20:00Z" w16du:dateUtc="2026-04-30T09:20:00Z">
          <w:tblPr>
            <w:tblStyle w:val="TableGrid"/>
            <w:tblW w:w="0" w:type="auto"/>
            <w:tblLook w:val="04A0" w:firstRow="1" w:lastRow="0" w:firstColumn="1" w:lastColumn="0" w:noHBand="0" w:noVBand="1"/>
          </w:tblPr>
        </w:tblPrChange>
      </w:tblPr>
      <w:tblGrid>
        <w:gridCol w:w="2268"/>
        <w:gridCol w:w="7273"/>
        <w:tblGridChange w:id="96">
          <w:tblGrid>
            <w:gridCol w:w="2268"/>
            <w:gridCol w:w="2713"/>
            <w:gridCol w:w="4560"/>
            <w:gridCol w:w="421"/>
          </w:tblGrid>
        </w:tblGridChange>
      </w:tblGrid>
      <w:tr w:rsidR="0000338B" w14:paraId="082A9516" w14:textId="77777777" w:rsidTr="001D5ED7">
        <w:trPr>
          <w:cnfStyle w:val="100000000000" w:firstRow="1" w:lastRow="0" w:firstColumn="0" w:lastColumn="0" w:oddVBand="0" w:evenVBand="0" w:oddHBand="0" w:evenHBand="0" w:firstRowFirstColumn="0" w:firstRowLastColumn="0" w:lastRowFirstColumn="0" w:lastRowLastColumn="0"/>
          <w:ins w:id="97" w:author="Jakob Binder" w:date="2026-04-30T11:02:00Z"/>
        </w:trPr>
        <w:tc>
          <w:tcPr>
            <w:cnfStyle w:val="001000000000" w:firstRow="0" w:lastRow="0" w:firstColumn="1" w:lastColumn="0" w:oddVBand="0" w:evenVBand="0" w:oddHBand="0" w:evenHBand="0" w:firstRowFirstColumn="0" w:firstRowLastColumn="0" w:lastRowFirstColumn="0" w:lastRowLastColumn="0"/>
            <w:tcW w:w="2268" w:type="dxa"/>
            <w:shd w:val="clear" w:color="auto" w:fill="F2F2F2" w:themeFill="background1" w:themeFillShade="F2"/>
            <w:tcPrChange w:id="98" w:author="Jakob Binder" w:date="2026-04-30T11:20:00Z" w16du:dateUtc="2026-04-30T09:20:00Z">
              <w:tcPr>
                <w:tcW w:w="4981" w:type="dxa"/>
                <w:gridSpan w:val="2"/>
              </w:tcPr>
            </w:tcPrChange>
          </w:tcPr>
          <w:p w14:paraId="5A471A29" w14:textId="73B19677" w:rsidR="0000338B" w:rsidRDefault="0000338B" w:rsidP="0000338B">
            <w:pPr>
              <w:cnfStyle w:val="101000000000" w:firstRow="1" w:lastRow="0" w:firstColumn="1" w:lastColumn="0" w:oddVBand="0" w:evenVBand="0" w:oddHBand="0" w:evenHBand="0" w:firstRowFirstColumn="0" w:firstRowLastColumn="0" w:lastRowFirstColumn="0" w:lastRowLastColumn="0"/>
              <w:rPr>
                <w:ins w:id="99" w:author="Jakob Binder" w:date="2026-04-30T11:02:00Z" w16du:dateUtc="2026-04-30T09:02:00Z"/>
              </w:rPr>
            </w:pPr>
            <w:ins w:id="100" w:author="Jakob Binder" w:date="2026-04-30T11:04:00Z" w16du:dateUtc="2026-04-30T09:04:00Z">
              <w:r w:rsidRPr="0000338B">
                <w:rPr>
                  <w:b w:val="0"/>
                  <w:bCs w:val="0"/>
                </w:rPr>
                <w:t xml:space="preserve">Schema </w:t>
              </w:r>
              <w:r>
                <w:rPr>
                  <w:b w:val="0"/>
                  <w:bCs w:val="0"/>
                </w:rPr>
                <w:t>1</w:t>
              </w:r>
            </w:ins>
          </w:p>
        </w:tc>
        <w:tc>
          <w:tcPr>
            <w:tcW w:w="7273" w:type="dxa"/>
            <w:shd w:val="clear" w:color="auto" w:fill="F2F2F2" w:themeFill="background1" w:themeFillShade="F2"/>
            <w:tcPrChange w:id="101" w:author="Jakob Binder" w:date="2026-04-30T11:20:00Z" w16du:dateUtc="2026-04-30T09:20:00Z">
              <w:tcPr>
                <w:tcW w:w="4981" w:type="dxa"/>
                <w:gridSpan w:val="2"/>
              </w:tcPr>
            </w:tcPrChange>
          </w:tcPr>
          <w:p w14:paraId="3C7C2407" w14:textId="5F624E1F"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02" w:author="Jakob Binder" w:date="2026-04-30T11:04:00Z" w16du:dateUtc="2026-04-30T09:04:00Z"/>
                <w:b w:val="0"/>
                <w:bCs w:val="0"/>
              </w:rPr>
            </w:pPr>
            <w:ins w:id="103" w:author="Jakob Binder" w:date="2026-04-30T11:04:00Z" w16du:dateUtc="2026-04-30T09:04:00Z">
              <w:r w:rsidRPr="008D2E9E">
                <w:rPr>
                  <w:b w:val="0"/>
                  <w:bCs w:val="0"/>
                </w:rPr>
                <w:t>"All Firms mentioned</w:t>
              </w:r>
              <w:r w:rsidRPr="0000338B">
                <w:rPr>
                  <w:b w:val="0"/>
                  <w:bCs w:val="0"/>
                </w:rPr>
                <w:t xml:space="preserve"> </w:t>
              </w:r>
              <w:r w:rsidRPr="008D2E9E">
                <w:rPr>
                  <w:b w:val="0"/>
                  <w:bCs w:val="0"/>
                </w:rPr>
                <w:t>": [</w:t>
              </w:r>
            </w:ins>
          </w:p>
          <w:p w14:paraId="017F0254"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04" w:author="Jakob Binder" w:date="2026-04-30T11:04:00Z" w16du:dateUtc="2026-04-30T09:04:00Z"/>
                <w:b w:val="0"/>
                <w:bCs w:val="0"/>
              </w:rPr>
            </w:pPr>
            <w:ins w:id="105" w:author="Jakob Binder" w:date="2026-04-30T11:04:00Z" w16du:dateUtc="2026-04-30T09:04:00Z">
              <w:r w:rsidRPr="008D2E9E">
                <w:rPr>
                  <w:b w:val="0"/>
                  <w:bCs w:val="0"/>
                </w:rPr>
                <w:t xml:space="preserve">            "Name": "string",</w:t>
              </w:r>
            </w:ins>
          </w:p>
          <w:p w14:paraId="00890592"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06" w:author="Jakob Binder" w:date="2026-04-30T11:04:00Z" w16du:dateUtc="2026-04-30T09:04:00Z"/>
                <w:b w:val="0"/>
                <w:bCs w:val="0"/>
              </w:rPr>
            </w:pPr>
            <w:ins w:id="107" w:author="Jakob Binder" w:date="2026-04-30T11:04:00Z" w16du:dateUtc="2026-04-30T09:04:00Z">
              <w:r w:rsidRPr="008D2E9E">
                <w:rPr>
                  <w:b w:val="0"/>
                  <w:bCs w:val="0"/>
                </w:rPr>
                <w:t xml:space="preserve">            "Founders Danes": "</w:t>
              </w:r>
              <w:proofErr w:type="spellStart"/>
              <w:r w:rsidRPr="008D2E9E">
                <w:rPr>
                  <w:b w:val="0"/>
                  <w:bCs w:val="0"/>
                </w:rPr>
                <w:t>boolean</w:t>
              </w:r>
              <w:proofErr w:type="spellEnd"/>
              <w:r w:rsidRPr="008D2E9E">
                <w:rPr>
                  <w:b w:val="0"/>
                  <w:bCs w:val="0"/>
                </w:rPr>
                <w:t>",</w:t>
              </w:r>
            </w:ins>
          </w:p>
          <w:p w14:paraId="23A7563C"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08" w:author="Jakob Binder" w:date="2026-04-30T11:04:00Z" w16du:dateUtc="2026-04-30T09:04:00Z"/>
                <w:b w:val="0"/>
                <w:bCs w:val="0"/>
              </w:rPr>
            </w:pPr>
            <w:ins w:id="109" w:author="Jakob Binder" w:date="2026-04-30T11:04:00Z" w16du:dateUtc="2026-04-30T09:04:00Z">
              <w:r w:rsidRPr="008D2E9E">
                <w:rPr>
                  <w:b w:val="0"/>
                  <w:bCs w:val="0"/>
                </w:rPr>
                <w:t xml:space="preserve">            "Internationalizes": "</w:t>
              </w:r>
              <w:proofErr w:type="spellStart"/>
              <w:r w:rsidRPr="008D2E9E">
                <w:rPr>
                  <w:b w:val="0"/>
                  <w:bCs w:val="0"/>
                </w:rPr>
                <w:t>boolean</w:t>
              </w:r>
              <w:proofErr w:type="spellEnd"/>
              <w:r w:rsidRPr="008D2E9E">
                <w:rPr>
                  <w:b w:val="0"/>
                  <w:bCs w:val="0"/>
                </w:rPr>
                <w:t>",</w:t>
              </w:r>
            </w:ins>
          </w:p>
          <w:p w14:paraId="65A3F081"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10" w:author="Jakob Binder" w:date="2026-04-30T11:04:00Z" w16du:dateUtc="2026-04-30T09:04:00Z"/>
                <w:b w:val="0"/>
                <w:bCs w:val="0"/>
              </w:rPr>
            </w:pPr>
            <w:ins w:id="111" w:author="Jakob Binder" w:date="2026-04-30T11:04:00Z" w16du:dateUtc="2026-04-30T09:04:00Z">
              <w:r w:rsidRPr="008D2E9E">
                <w:rPr>
                  <w:b w:val="0"/>
                  <w:bCs w:val="0"/>
                </w:rPr>
                <w:t xml:space="preserve">            "Investment": "</w:t>
              </w:r>
              <w:proofErr w:type="spellStart"/>
              <w:r w:rsidRPr="008D2E9E">
                <w:rPr>
                  <w:b w:val="0"/>
                  <w:bCs w:val="0"/>
                </w:rPr>
                <w:t>boolean</w:t>
              </w:r>
              <w:proofErr w:type="spellEnd"/>
              <w:r w:rsidRPr="008D2E9E">
                <w:rPr>
                  <w:b w:val="0"/>
                  <w:bCs w:val="0"/>
                </w:rPr>
                <w:t>",</w:t>
              </w:r>
            </w:ins>
          </w:p>
          <w:p w14:paraId="5D4E78F7"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12" w:author="Jakob Binder" w:date="2026-04-30T11:04:00Z" w16du:dateUtc="2026-04-30T09:04:00Z"/>
                <w:b w:val="0"/>
                <w:bCs w:val="0"/>
              </w:rPr>
            </w:pPr>
            <w:ins w:id="113" w:author="Jakob Binder" w:date="2026-04-30T11:04:00Z" w16du:dateUtc="2026-04-30T09:04:00Z">
              <w:r w:rsidRPr="008D2E9E">
                <w:rPr>
                  <w:b w:val="0"/>
                  <w:bCs w:val="0"/>
                </w:rPr>
                <w:t xml:space="preserve">            "Merger or Acquisition": "</w:t>
              </w:r>
              <w:proofErr w:type="spellStart"/>
              <w:r w:rsidRPr="008D2E9E">
                <w:rPr>
                  <w:b w:val="0"/>
                  <w:bCs w:val="0"/>
                </w:rPr>
                <w:t>boolean</w:t>
              </w:r>
              <w:proofErr w:type="spellEnd"/>
              <w:r w:rsidRPr="008D2E9E">
                <w:rPr>
                  <w:b w:val="0"/>
                  <w:bCs w:val="0"/>
                </w:rPr>
                <w:t>",</w:t>
              </w:r>
            </w:ins>
          </w:p>
          <w:p w14:paraId="268373B3"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14" w:author="Jakob Binder" w:date="2026-04-30T11:04:00Z" w16du:dateUtc="2026-04-30T09:04:00Z"/>
                <w:b w:val="0"/>
                <w:bCs w:val="0"/>
              </w:rPr>
            </w:pPr>
            <w:ins w:id="115" w:author="Jakob Binder" w:date="2026-04-30T11:04:00Z" w16du:dateUtc="2026-04-30T09:04:00Z">
              <w:r w:rsidRPr="008D2E9E">
                <w:rPr>
                  <w:b w:val="0"/>
                  <w:bCs w:val="0"/>
                </w:rPr>
                <w:t xml:space="preserve">            "Portrayed </w:t>
              </w:r>
              <w:proofErr w:type="gramStart"/>
              <w:r w:rsidRPr="008D2E9E">
                <w:rPr>
                  <w:b w:val="0"/>
                  <w:bCs w:val="0"/>
                </w:rPr>
                <w:t>Non-DK</w:t>
              </w:r>
              <w:proofErr w:type="gramEnd"/>
              <w:r w:rsidRPr="008D2E9E">
                <w:rPr>
                  <w:b w:val="0"/>
                  <w:bCs w:val="0"/>
                </w:rPr>
                <w:t xml:space="preserve"> future": "</w:t>
              </w:r>
              <w:proofErr w:type="spellStart"/>
              <w:r w:rsidRPr="008D2E9E">
                <w:rPr>
                  <w:b w:val="0"/>
                  <w:bCs w:val="0"/>
                </w:rPr>
                <w:t>boolean</w:t>
              </w:r>
              <w:proofErr w:type="spellEnd"/>
              <w:r w:rsidRPr="008D2E9E">
                <w:rPr>
                  <w:b w:val="0"/>
                  <w:bCs w:val="0"/>
                </w:rPr>
                <w:t>",</w:t>
              </w:r>
            </w:ins>
          </w:p>
          <w:p w14:paraId="1BFA56F2"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16" w:author="Jakob Binder" w:date="2026-04-30T11:04:00Z" w16du:dateUtc="2026-04-30T09:04:00Z"/>
                <w:b w:val="0"/>
                <w:bCs w:val="0"/>
              </w:rPr>
            </w:pPr>
            <w:ins w:id="117" w:author="Jakob Binder" w:date="2026-04-30T11:04:00Z" w16du:dateUtc="2026-04-30T09:04:00Z">
              <w:r w:rsidRPr="008D2E9E">
                <w:rPr>
                  <w:b w:val="0"/>
                  <w:bCs w:val="0"/>
                </w:rPr>
                <w:t xml:space="preserve">            "Portrayed DK article time": "</w:t>
              </w:r>
              <w:proofErr w:type="spellStart"/>
              <w:r w:rsidRPr="008D2E9E">
                <w:rPr>
                  <w:b w:val="0"/>
                  <w:bCs w:val="0"/>
                </w:rPr>
                <w:t>boolean</w:t>
              </w:r>
              <w:proofErr w:type="spellEnd"/>
              <w:r w:rsidRPr="008D2E9E">
                <w:rPr>
                  <w:b w:val="0"/>
                  <w:bCs w:val="0"/>
                </w:rPr>
                <w:t>",</w:t>
              </w:r>
            </w:ins>
          </w:p>
          <w:p w14:paraId="6DE64F3D"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18" w:author="Jakob Binder" w:date="2026-04-30T11:04:00Z" w16du:dateUtc="2026-04-30T09:04:00Z"/>
                <w:b w:val="0"/>
                <w:bCs w:val="0"/>
              </w:rPr>
            </w:pPr>
            <w:ins w:id="119" w:author="Jakob Binder" w:date="2026-04-30T11:04:00Z" w16du:dateUtc="2026-04-30T09:04:00Z">
              <w:r w:rsidRPr="008D2E9E">
                <w:rPr>
                  <w:b w:val="0"/>
                  <w:bCs w:val="0"/>
                </w:rPr>
                <w:t xml:space="preserve">            "Portrayed DK when established": "</w:t>
              </w:r>
              <w:proofErr w:type="spellStart"/>
              <w:r w:rsidRPr="008D2E9E">
                <w:rPr>
                  <w:b w:val="0"/>
                  <w:bCs w:val="0"/>
                </w:rPr>
                <w:t>boolean</w:t>
              </w:r>
              <w:proofErr w:type="spellEnd"/>
              <w:r w:rsidRPr="008D2E9E">
                <w:rPr>
                  <w:b w:val="0"/>
                  <w:bCs w:val="0"/>
                </w:rPr>
                <w:t>",</w:t>
              </w:r>
            </w:ins>
          </w:p>
          <w:p w14:paraId="377AC262" w14:textId="77777777" w:rsidR="0000338B" w:rsidRPr="008D2E9E" w:rsidRDefault="0000338B" w:rsidP="0000338B">
            <w:pPr>
              <w:cnfStyle w:val="100000000000" w:firstRow="1" w:lastRow="0" w:firstColumn="0" w:lastColumn="0" w:oddVBand="0" w:evenVBand="0" w:oddHBand="0" w:evenHBand="0" w:firstRowFirstColumn="0" w:firstRowLastColumn="0" w:lastRowFirstColumn="0" w:lastRowLastColumn="0"/>
              <w:rPr>
                <w:ins w:id="120" w:author="Jakob Binder" w:date="2026-04-30T11:04:00Z" w16du:dateUtc="2026-04-30T09:04:00Z"/>
                <w:b w:val="0"/>
                <w:bCs w:val="0"/>
              </w:rPr>
            </w:pPr>
            <w:ins w:id="121" w:author="Jakob Binder" w:date="2026-04-30T11:04:00Z" w16du:dateUtc="2026-04-30T09:04:00Z">
              <w:r w:rsidRPr="008D2E9E">
                <w:rPr>
                  <w:b w:val="0"/>
                  <w:bCs w:val="0"/>
                </w:rPr>
                <w:t xml:space="preserve">            "Based in DK": "</w:t>
              </w:r>
              <w:proofErr w:type="spellStart"/>
              <w:r w:rsidRPr="008D2E9E">
                <w:rPr>
                  <w:b w:val="0"/>
                  <w:bCs w:val="0"/>
                </w:rPr>
                <w:t>boolean</w:t>
              </w:r>
              <w:proofErr w:type="spellEnd"/>
              <w:r w:rsidRPr="008D2E9E">
                <w:rPr>
                  <w:b w:val="0"/>
                  <w:bCs w:val="0"/>
                </w:rPr>
                <w:t>"</w:t>
              </w:r>
            </w:ins>
          </w:p>
          <w:p w14:paraId="74C36C9C" w14:textId="74EF3530" w:rsidR="0000338B" w:rsidRDefault="0000338B" w:rsidP="0000338B">
            <w:pPr>
              <w:cnfStyle w:val="100000000000" w:firstRow="1" w:lastRow="0" w:firstColumn="0" w:lastColumn="0" w:oddVBand="0" w:evenVBand="0" w:oddHBand="0" w:evenHBand="0" w:firstRowFirstColumn="0" w:firstRowLastColumn="0" w:lastRowFirstColumn="0" w:lastRowLastColumn="0"/>
              <w:rPr>
                <w:ins w:id="122" w:author="Jakob Binder" w:date="2026-04-30T11:02:00Z" w16du:dateUtc="2026-04-30T09:02:00Z"/>
              </w:rPr>
            </w:pPr>
            <w:ins w:id="123" w:author="Jakob Binder" w:date="2026-04-30T11:04:00Z" w16du:dateUtc="2026-04-30T09:04:00Z">
              <w:r w:rsidRPr="008D2E9E">
                <w:rPr>
                  <w:b w:val="0"/>
                  <w:bCs w:val="0"/>
                </w:rPr>
                <w:t xml:space="preserve">        ]</w:t>
              </w:r>
            </w:ins>
          </w:p>
        </w:tc>
      </w:tr>
      <w:tr w:rsidR="0000338B" w14:paraId="2D7720C8" w14:textId="77777777" w:rsidTr="001D5ED7">
        <w:trPr>
          <w:cnfStyle w:val="000000100000" w:firstRow="0" w:lastRow="0" w:firstColumn="0" w:lastColumn="0" w:oddVBand="0" w:evenVBand="0" w:oddHBand="1" w:evenHBand="0" w:firstRowFirstColumn="0" w:firstRowLastColumn="0" w:lastRowFirstColumn="0" w:lastRowLastColumn="0"/>
          <w:ins w:id="124" w:author="Jakob Binder" w:date="2026-04-30T11:02:00Z"/>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Change w:id="125" w:author="Jakob Binder" w:date="2026-04-30T11:20:00Z" w16du:dateUtc="2026-04-30T09:20:00Z">
              <w:tcPr>
                <w:tcW w:w="4981" w:type="dxa"/>
                <w:gridSpan w:val="2"/>
              </w:tcPr>
            </w:tcPrChange>
          </w:tcPr>
          <w:p w14:paraId="64A61C92" w14:textId="199C765E" w:rsidR="0000338B" w:rsidRDefault="0000338B" w:rsidP="0000338B">
            <w:pPr>
              <w:cnfStyle w:val="001000100000" w:firstRow="0" w:lastRow="0" w:firstColumn="1" w:lastColumn="0" w:oddVBand="0" w:evenVBand="0" w:oddHBand="1" w:evenHBand="0" w:firstRowFirstColumn="0" w:firstRowLastColumn="0" w:lastRowFirstColumn="0" w:lastRowLastColumn="0"/>
              <w:rPr>
                <w:ins w:id="126" w:author="Jakob Binder" w:date="2026-04-30T11:02:00Z" w16du:dateUtc="2026-04-30T09:02:00Z"/>
              </w:rPr>
            </w:pPr>
            <w:ins w:id="127" w:author="Jakob Binder" w:date="2026-04-30T11:04:00Z" w16du:dateUtc="2026-04-30T09:04:00Z">
              <w:r w:rsidRPr="0000338B">
                <w:rPr>
                  <w:b w:val="0"/>
                  <w:bCs w:val="0"/>
                </w:rPr>
                <w:t>Schema 2</w:t>
              </w:r>
            </w:ins>
          </w:p>
        </w:tc>
        <w:tc>
          <w:tcPr>
            <w:tcW w:w="7273" w:type="dxa"/>
            <w:shd w:val="clear" w:color="auto" w:fill="FFFFFF" w:themeFill="background1"/>
            <w:tcPrChange w:id="128" w:author="Jakob Binder" w:date="2026-04-30T11:20:00Z" w16du:dateUtc="2026-04-30T09:20:00Z">
              <w:tcPr>
                <w:tcW w:w="4981" w:type="dxa"/>
                <w:gridSpan w:val="2"/>
              </w:tcPr>
            </w:tcPrChange>
          </w:tcPr>
          <w:p w14:paraId="2F874A36" w14:textId="2C9233EA"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29" w:author="Jakob Binder" w:date="2026-04-30T11:04:00Z" w16du:dateUtc="2026-04-30T09:04:00Z"/>
              </w:rPr>
            </w:pPr>
            <w:ins w:id="130" w:author="Jakob Binder" w:date="2026-04-30T11:04:00Z" w16du:dateUtc="2026-04-30T09:04:00Z">
              <w:r w:rsidRPr="0000338B">
                <w:t>"All Firms mentioned": [</w:t>
              </w:r>
            </w:ins>
          </w:p>
          <w:p w14:paraId="7436B794"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31" w:author="Jakob Binder" w:date="2026-04-30T11:04:00Z" w16du:dateUtc="2026-04-30T09:04:00Z"/>
              </w:rPr>
            </w:pPr>
            <w:ins w:id="132" w:author="Jakob Binder" w:date="2026-04-30T11:04:00Z" w16du:dateUtc="2026-04-30T09:04:00Z">
              <w:r w:rsidRPr="0000338B">
                <w:t xml:space="preserve">            "Name": "string",</w:t>
              </w:r>
            </w:ins>
          </w:p>
          <w:p w14:paraId="722DB148"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33" w:author="Jakob Binder" w:date="2026-04-30T11:04:00Z" w16du:dateUtc="2026-04-30T09:04:00Z"/>
              </w:rPr>
            </w:pPr>
            <w:ins w:id="134" w:author="Jakob Binder" w:date="2026-04-30T11:04:00Z" w16du:dateUtc="2026-04-30T09:04:00Z">
              <w:r w:rsidRPr="0000338B">
                <w:t xml:space="preserve">            "</w:t>
              </w:r>
              <w:proofErr w:type="gramStart"/>
              <w:r w:rsidRPr="0000338B">
                <w:t>moves</w:t>
              </w:r>
              <w:proofErr w:type="gramEnd"/>
              <w:r w:rsidRPr="0000338B">
                <w:t xml:space="preserve"> country": [</w:t>
              </w:r>
            </w:ins>
          </w:p>
          <w:p w14:paraId="5DF7158F"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35" w:author="Jakob Binder" w:date="2026-04-30T11:04:00Z" w16du:dateUtc="2026-04-30T09:04:00Z"/>
              </w:rPr>
            </w:pPr>
            <w:ins w:id="136" w:author="Jakob Binder" w:date="2026-04-30T11:04:00Z" w16du:dateUtc="2026-04-30T09:04:00Z">
              <w:r w:rsidRPr="0000338B">
                <w:t xml:space="preserve">                "</w:t>
              </w:r>
              <w:proofErr w:type="gramStart"/>
              <w:r w:rsidRPr="0000338B">
                <w:t>has</w:t>
              </w:r>
              <w:proofErr w:type="gramEnd"/>
              <w:r w:rsidRPr="0000338B">
                <w:t xml:space="preserve"> moved",</w:t>
              </w:r>
            </w:ins>
          </w:p>
          <w:p w14:paraId="6B02F945"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37" w:author="Jakob Binder" w:date="2026-04-30T11:04:00Z" w16du:dateUtc="2026-04-30T09:04:00Z"/>
              </w:rPr>
            </w:pPr>
            <w:ins w:id="138" w:author="Jakob Binder" w:date="2026-04-30T11:04:00Z" w16du:dateUtc="2026-04-30T09:04:00Z">
              <w:r w:rsidRPr="0000338B">
                <w:t xml:space="preserve">                "</w:t>
              </w:r>
              <w:proofErr w:type="gramStart"/>
              <w:r w:rsidRPr="0000338B">
                <w:t>will</w:t>
              </w:r>
              <w:proofErr w:type="gramEnd"/>
              <w:r w:rsidRPr="0000338B">
                <w:t xml:space="preserve"> move",</w:t>
              </w:r>
            </w:ins>
          </w:p>
          <w:p w14:paraId="6C21C29A"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39" w:author="Jakob Binder" w:date="2026-04-30T11:04:00Z" w16du:dateUtc="2026-04-30T09:04:00Z"/>
              </w:rPr>
            </w:pPr>
            <w:ins w:id="140" w:author="Jakob Binder" w:date="2026-04-30T11:04:00Z" w16du:dateUtc="2026-04-30T09:04:00Z">
              <w:r w:rsidRPr="0000338B">
                <w:t xml:space="preserve">                "</w:t>
              </w:r>
              <w:proofErr w:type="gramStart"/>
              <w:r w:rsidRPr="0000338B">
                <w:t>might</w:t>
              </w:r>
              <w:proofErr w:type="gramEnd"/>
              <w:r w:rsidRPr="0000338B">
                <w:t xml:space="preserve"> move",</w:t>
              </w:r>
            </w:ins>
          </w:p>
          <w:p w14:paraId="66337592"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41" w:author="Jakob Binder" w:date="2026-04-30T11:04:00Z" w16du:dateUtc="2026-04-30T09:04:00Z"/>
              </w:rPr>
            </w:pPr>
            <w:ins w:id="142" w:author="Jakob Binder" w:date="2026-04-30T11:04:00Z" w16du:dateUtc="2026-04-30T09:04:00Z">
              <w:r w:rsidRPr="0000338B">
                <w:t xml:space="preserve">                "</w:t>
              </w:r>
              <w:proofErr w:type="gramStart"/>
              <w:r w:rsidRPr="0000338B">
                <w:t>stock</w:t>
              </w:r>
              <w:proofErr w:type="gramEnd"/>
              <w:r w:rsidRPr="0000338B">
                <w:t xml:space="preserve"> exchange"</w:t>
              </w:r>
            </w:ins>
          </w:p>
          <w:p w14:paraId="5F3243F8"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43" w:author="Jakob Binder" w:date="2026-04-30T11:04:00Z" w16du:dateUtc="2026-04-30T09:04:00Z"/>
              </w:rPr>
            </w:pPr>
            <w:ins w:id="144" w:author="Jakob Binder" w:date="2026-04-30T11:04:00Z" w16du:dateUtc="2026-04-30T09:04:00Z">
              <w:r w:rsidRPr="0000338B">
                <w:t xml:space="preserve">            ],</w:t>
              </w:r>
            </w:ins>
          </w:p>
          <w:p w14:paraId="26666A72"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45" w:author="Jakob Binder" w:date="2026-04-30T11:04:00Z" w16du:dateUtc="2026-04-30T09:04:00Z"/>
              </w:rPr>
            </w:pPr>
            <w:ins w:id="146" w:author="Jakob Binder" w:date="2026-04-30T11:04:00Z" w16du:dateUtc="2026-04-30T09:04:00Z">
              <w:r w:rsidRPr="0000338B">
                <w:t xml:space="preserve">            "Country ISO Firm moving to": "string",</w:t>
              </w:r>
            </w:ins>
          </w:p>
          <w:p w14:paraId="420E59BA" w14:textId="77777777" w:rsidR="0000338B" w:rsidRPr="0000338B" w:rsidRDefault="0000338B" w:rsidP="0000338B">
            <w:pPr>
              <w:cnfStyle w:val="000000100000" w:firstRow="0" w:lastRow="0" w:firstColumn="0" w:lastColumn="0" w:oddVBand="0" w:evenVBand="0" w:oddHBand="1" w:evenHBand="0" w:firstRowFirstColumn="0" w:firstRowLastColumn="0" w:lastRowFirstColumn="0" w:lastRowLastColumn="0"/>
              <w:rPr>
                <w:ins w:id="147" w:author="Jakob Binder" w:date="2026-04-30T11:04:00Z" w16du:dateUtc="2026-04-30T09:04:00Z"/>
              </w:rPr>
            </w:pPr>
            <w:ins w:id="148" w:author="Jakob Binder" w:date="2026-04-30T11:04:00Z" w16du:dateUtc="2026-04-30T09:04:00Z">
              <w:r w:rsidRPr="0000338B">
                <w:t xml:space="preserve">            "Country ISO Firm moving from": "string"</w:t>
              </w:r>
            </w:ins>
          </w:p>
          <w:p w14:paraId="53A2F3FD" w14:textId="1C48ABF3" w:rsidR="0000338B" w:rsidRDefault="0000338B" w:rsidP="0000338B">
            <w:pPr>
              <w:cnfStyle w:val="000000100000" w:firstRow="0" w:lastRow="0" w:firstColumn="0" w:lastColumn="0" w:oddVBand="0" w:evenVBand="0" w:oddHBand="1" w:evenHBand="0" w:firstRowFirstColumn="0" w:firstRowLastColumn="0" w:lastRowFirstColumn="0" w:lastRowLastColumn="0"/>
              <w:rPr>
                <w:ins w:id="149" w:author="Jakob Binder" w:date="2026-04-30T11:02:00Z" w16du:dateUtc="2026-04-30T09:02:00Z"/>
              </w:rPr>
            </w:pPr>
            <w:ins w:id="150" w:author="Jakob Binder" w:date="2026-04-30T11:04:00Z" w16du:dateUtc="2026-04-30T09:04:00Z">
              <w:r w:rsidRPr="0000338B">
                <w:t xml:space="preserve">        ]</w:t>
              </w:r>
            </w:ins>
          </w:p>
        </w:tc>
      </w:tr>
      <w:tr w:rsidR="0000338B" w14:paraId="5FCA8CF6" w14:textId="77777777" w:rsidTr="001D5ED7">
        <w:trPr>
          <w:ins w:id="151" w:author="Jakob Binder" w:date="2026-04-30T11:02:00Z"/>
        </w:trPr>
        <w:tc>
          <w:tcPr>
            <w:cnfStyle w:val="001000000000" w:firstRow="0" w:lastRow="0" w:firstColumn="1" w:lastColumn="0" w:oddVBand="0" w:evenVBand="0" w:oddHBand="0" w:evenHBand="0" w:firstRowFirstColumn="0" w:firstRowLastColumn="0" w:lastRowFirstColumn="0" w:lastRowLastColumn="0"/>
            <w:tcW w:w="2268" w:type="dxa"/>
            <w:shd w:val="clear" w:color="auto" w:fill="F2F2F2" w:themeFill="background1" w:themeFillShade="F2"/>
            <w:tcPrChange w:id="152" w:author="Jakob Binder" w:date="2026-04-30T11:20:00Z" w16du:dateUtc="2026-04-30T09:20:00Z">
              <w:tcPr>
                <w:tcW w:w="4981" w:type="dxa"/>
                <w:gridSpan w:val="2"/>
              </w:tcPr>
            </w:tcPrChange>
          </w:tcPr>
          <w:p w14:paraId="4E315366" w14:textId="0AC0ABD9" w:rsidR="0000338B" w:rsidRDefault="0000338B" w:rsidP="0000338B">
            <w:pPr>
              <w:rPr>
                <w:ins w:id="153" w:author="Jakob Binder" w:date="2026-04-30T11:02:00Z" w16du:dateUtc="2026-04-30T09:02:00Z"/>
              </w:rPr>
            </w:pPr>
            <w:ins w:id="154" w:author="Jakob Binder" w:date="2026-04-30T11:04:00Z" w16du:dateUtc="2026-04-30T09:04:00Z">
              <w:r w:rsidRPr="0000338B">
                <w:rPr>
                  <w:b w:val="0"/>
                  <w:bCs w:val="0"/>
                </w:rPr>
                <w:t xml:space="preserve">Schema </w:t>
              </w:r>
              <w:r>
                <w:rPr>
                  <w:b w:val="0"/>
                  <w:bCs w:val="0"/>
                </w:rPr>
                <w:t>3</w:t>
              </w:r>
            </w:ins>
          </w:p>
        </w:tc>
        <w:tc>
          <w:tcPr>
            <w:tcW w:w="7273" w:type="dxa"/>
            <w:shd w:val="clear" w:color="auto" w:fill="F2F2F2" w:themeFill="background1" w:themeFillShade="F2"/>
            <w:tcPrChange w:id="155" w:author="Jakob Binder" w:date="2026-04-30T11:20:00Z" w16du:dateUtc="2026-04-30T09:20:00Z">
              <w:tcPr>
                <w:tcW w:w="4981" w:type="dxa"/>
                <w:gridSpan w:val="2"/>
              </w:tcPr>
            </w:tcPrChange>
          </w:tcPr>
          <w:p w14:paraId="67362432" w14:textId="59DDBD73"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56" w:author="Jakob Binder" w:date="2026-04-30T11:04:00Z" w16du:dateUtc="2026-04-30T09:04:00Z"/>
              </w:rPr>
            </w:pPr>
            <w:ins w:id="157" w:author="Jakob Binder" w:date="2026-04-30T11:04:00Z" w16du:dateUtc="2026-04-30T09:04:00Z">
              <w:r w:rsidRPr="0000338B">
                <w:t>"All Firms mentioned": [</w:t>
              </w:r>
            </w:ins>
          </w:p>
          <w:p w14:paraId="23179032"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58" w:author="Jakob Binder" w:date="2026-04-30T11:04:00Z" w16du:dateUtc="2026-04-30T09:04:00Z"/>
              </w:rPr>
            </w:pPr>
            <w:ins w:id="159" w:author="Jakob Binder" w:date="2026-04-30T11:04:00Z" w16du:dateUtc="2026-04-30T09:04:00Z">
              <w:r w:rsidRPr="0000338B">
                <w:t xml:space="preserve">            "Name": "string",</w:t>
              </w:r>
            </w:ins>
          </w:p>
          <w:p w14:paraId="5A039592"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60" w:author="Jakob Binder" w:date="2026-04-30T11:04:00Z" w16du:dateUtc="2026-04-30T09:04:00Z"/>
              </w:rPr>
            </w:pPr>
            <w:ins w:id="161" w:author="Jakob Binder" w:date="2026-04-30T11:04:00Z" w16du:dateUtc="2026-04-30T09:04:00Z">
              <w:r w:rsidRPr="0000338B">
                <w:t xml:space="preserve">            "</w:t>
              </w:r>
              <w:r w:rsidRPr="008D2E9E">
                <w:t xml:space="preserve"> Which part of the company moves abroad</w:t>
              </w:r>
              <w:r w:rsidRPr="0000338B">
                <w:t xml:space="preserve"> ": [</w:t>
              </w:r>
            </w:ins>
          </w:p>
          <w:p w14:paraId="568DDFD9"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62" w:author="Jakob Binder" w:date="2026-04-30T11:04:00Z" w16du:dateUtc="2026-04-30T09:04:00Z"/>
              </w:rPr>
            </w:pPr>
            <w:ins w:id="163" w:author="Jakob Binder" w:date="2026-04-30T11:04:00Z" w16du:dateUtc="2026-04-30T09:04:00Z">
              <w:r w:rsidRPr="0000338B">
                <w:t xml:space="preserve">                "</w:t>
              </w:r>
              <w:r w:rsidRPr="008D2E9E">
                <w:t xml:space="preserve"> Relocate as a whole</w:t>
              </w:r>
              <w:r w:rsidRPr="0000338B">
                <w:t xml:space="preserve"> ",</w:t>
              </w:r>
            </w:ins>
          </w:p>
          <w:p w14:paraId="1BD1718F"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64" w:author="Jakob Binder" w:date="2026-04-30T11:04:00Z" w16du:dateUtc="2026-04-30T09:04:00Z"/>
              </w:rPr>
            </w:pPr>
            <w:ins w:id="165" w:author="Jakob Binder" w:date="2026-04-30T11:04:00Z" w16du:dateUtc="2026-04-30T09:04:00Z">
              <w:r w:rsidRPr="0000338B">
                <w:t xml:space="preserve">                "</w:t>
              </w:r>
              <w:r w:rsidRPr="008D2E9E">
                <w:t xml:space="preserve"> Move department</w:t>
              </w:r>
            </w:ins>
          </w:p>
          <w:p w14:paraId="4CFE39BD"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66" w:author="Jakob Binder" w:date="2026-04-30T11:04:00Z" w16du:dateUtc="2026-04-30T09:04:00Z"/>
              </w:rPr>
            </w:pPr>
            <w:ins w:id="167" w:author="Jakob Binder" w:date="2026-04-30T11:04:00Z" w16du:dateUtc="2026-04-30T09:04:00Z">
              <w:r w:rsidRPr="0000338B">
                <w:t xml:space="preserve">                "</w:t>
              </w:r>
              <w:r w:rsidRPr="008D2E9E">
                <w:t xml:space="preserve"> Move production</w:t>
              </w:r>
              <w:r w:rsidRPr="0000338B">
                <w:t xml:space="preserve"> ",</w:t>
              </w:r>
            </w:ins>
          </w:p>
          <w:p w14:paraId="4FF9E9BE"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68" w:author="Jakob Binder" w:date="2026-04-30T11:04:00Z" w16du:dateUtc="2026-04-30T09:04:00Z"/>
              </w:rPr>
            </w:pPr>
            <w:ins w:id="169" w:author="Jakob Binder" w:date="2026-04-30T11:04:00Z" w16du:dateUtc="2026-04-30T09:04:00Z">
              <w:r w:rsidRPr="0000338B">
                <w:t xml:space="preserve">                "</w:t>
              </w:r>
              <w:r w:rsidRPr="008D2E9E">
                <w:t xml:space="preserve"> Sell products in a new market</w:t>
              </w:r>
              <w:r w:rsidRPr="0000338B">
                <w:t>"</w:t>
              </w:r>
            </w:ins>
          </w:p>
          <w:p w14:paraId="4188EEF2" w14:textId="77777777" w:rsidR="0000338B" w:rsidRPr="008D2E9E" w:rsidRDefault="0000338B" w:rsidP="0000338B">
            <w:pPr>
              <w:cnfStyle w:val="000000000000" w:firstRow="0" w:lastRow="0" w:firstColumn="0" w:lastColumn="0" w:oddVBand="0" w:evenVBand="0" w:oddHBand="0" w:evenHBand="0" w:firstRowFirstColumn="0" w:firstRowLastColumn="0" w:lastRowFirstColumn="0" w:lastRowLastColumn="0"/>
              <w:rPr>
                <w:ins w:id="170" w:author="Jakob Binder" w:date="2026-04-30T11:04:00Z" w16du:dateUtc="2026-04-30T09:04:00Z"/>
              </w:rPr>
            </w:pPr>
            <w:ins w:id="171" w:author="Jakob Binder" w:date="2026-04-30T11:04:00Z" w16du:dateUtc="2026-04-30T09:04:00Z">
              <w:r w:rsidRPr="0000338B">
                <w:t xml:space="preserve">            ],</w:t>
              </w:r>
            </w:ins>
          </w:p>
          <w:p w14:paraId="3D439A59" w14:textId="224FA224"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72" w:author="Jakob Binder" w:date="2026-04-30T11:04:00Z" w16du:dateUtc="2026-04-30T09:04:00Z"/>
              </w:rPr>
            </w:pPr>
            <w:ins w:id="173" w:author="Jakob Binder" w:date="2026-04-30T11:04:00Z" w16du:dateUtc="2026-04-30T09:04:00Z">
              <w:r w:rsidRPr="0000338B">
                <w:t xml:space="preserve">            "</w:t>
              </w:r>
              <w:r w:rsidRPr="008D2E9E">
                <w:t xml:space="preserve"> Who moves abroad</w:t>
              </w:r>
              <w:r w:rsidRPr="0000338B">
                <w:t>": [</w:t>
              </w:r>
            </w:ins>
          </w:p>
          <w:p w14:paraId="65851967"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74" w:author="Jakob Binder" w:date="2026-04-30T11:04:00Z" w16du:dateUtc="2026-04-30T09:04:00Z"/>
              </w:rPr>
            </w:pPr>
            <w:ins w:id="175" w:author="Jakob Binder" w:date="2026-04-30T11:04:00Z" w16du:dateUtc="2026-04-30T09:04:00Z">
              <w:r w:rsidRPr="0000338B">
                <w:t xml:space="preserve">                "</w:t>
              </w:r>
              <w:r w:rsidRPr="008D2E9E">
                <w:t xml:space="preserve"> Person</w:t>
              </w:r>
              <w:r w:rsidRPr="0000338B">
                <w:t xml:space="preserve"> ",</w:t>
              </w:r>
            </w:ins>
          </w:p>
          <w:p w14:paraId="3E2C72CA"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76" w:author="Jakob Binder" w:date="2026-04-30T11:04:00Z" w16du:dateUtc="2026-04-30T09:04:00Z"/>
              </w:rPr>
            </w:pPr>
            <w:ins w:id="177" w:author="Jakob Binder" w:date="2026-04-30T11:04:00Z" w16du:dateUtc="2026-04-30T09:04:00Z">
              <w:r w:rsidRPr="0000338B">
                <w:t xml:space="preserve">                "</w:t>
              </w:r>
              <w:r w:rsidRPr="008D2E9E">
                <w:t xml:space="preserve"> Firm”,</w:t>
              </w:r>
            </w:ins>
          </w:p>
          <w:p w14:paraId="4A3C7836" w14:textId="6D0D69DA"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78" w:author="Jakob Binder" w:date="2026-04-30T11:04:00Z" w16du:dateUtc="2026-04-30T09:04:00Z"/>
              </w:rPr>
            </w:pPr>
            <w:ins w:id="179" w:author="Jakob Binder" w:date="2026-04-30T11:04:00Z" w16du:dateUtc="2026-04-30T09:04:00Z">
              <w:r w:rsidRPr="0000338B">
                <w:t xml:space="preserve">                </w:t>
              </w:r>
              <w:r w:rsidRPr="008D2E9E">
                <w:t xml:space="preserve">"Person and </w:t>
              </w:r>
            </w:ins>
            <w:ins w:id="180" w:author="Jakob Binder" w:date="2026-04-30T11:06:00Z" w16du:dateUtc="2026-04-30T09:06:00Z">
              <w:r w:rsidRPr="008D2E9E">
                <w:t>Firm</w:t>
              </w:r>
            </w:ins>
            <w:ins w:id="181" w:author="Jakob Binder" w:date="2026-04-30T11:04:00Z" w16du:dateUtc="2026-04-30T09:04:00Z">
              <w:r w:rsidRPr="008D2E9E">
                <w:t>"</w:t>
              </w:r>
            </w:ins>
          </w:p>
          <w:p w14:paraId="0CDC9EBD" w14:textId="77777777" w:rsidR="0000338B" w:rsidRPr="0000338B" w:rsidRDefault="0000338B" w:rsidP="0000338B">
            <w:pPr>
              <w:cnfStyle w:val="000000000000" w:firstRow="0" w:lastRow="0" w:firstColumn="0" w:lastColumn="0" w:oddVBand="0" w:evenVBand="0" w:oddHBand="0" w:evenHBand="0" w:firstRowFirstColumn="0" w:firstRowLastColumn="0" w:lastRowFirstColumn="0" w:lastRowLastColumn="0"/>
              <w:rPr>
                <w:ins w:id="182" w:author="Jakob Binder" w:date="2026-04-30T11:04:00Z" w16du:dateUtc="2026-04-30T09:04:00Z"/>
              </w:rPr>
            </w:pPr>
            <w:ins w:id="183" w:author="Jakob Binder" w:date="2026-04-30T11:04:00Z" w16du:dateUtc="2026-04-30T09:04:00Z">
              <w:r w:rsidRPr="0000338B">
                <w:t xml:space="preserve">            ]</w:t>
              </w:r>
            </w:ins>
          </w:p>
          <w:p w14:paraId="5559597A" w14:textId="006737CD" w:rsidR="0000338B" w:rsidRDefault="0000338B" w:rsidP="0000338B">
            <w:pPr>
              <w:cnfStyle w:val="000000000000" w:firstRow="0" w:lastRow="0" w:firstColumn="0" w:lastColumn="0" w:oddVBand="0" w:evenVBand="0" w:oddHBand="0" w:evenHBand="0" w:firstRowFirstColumn="0" w:firstRowLastColumn="0" w:lastRowFirstColumn="0" w:lastRowLastColumn="0"/>
              <w:rPr>
                <w:ins w:id="184" w:author="Jakob Binder" w:date="2026-04-30T11:02:00Z" w16du:dateUtc="2026-04-30T09:02:00Z"/>
              </w:rPr>
            </w:pPr>
            <w:ins w:id="185" w:author="Jakob Binder" w:date="2026-04-30T11:04:00Z" w16du:dateUtc="2026-04-30T09:04:00Z">
              <w:r w:rsidRPr="0000338B">
                <w:t xml:space="preserve">        ]</w:t>
              </w:r>
            </w:ins>
          </w:p>
        </w:tc>
      </w:tr>
    </w:tbl>
    <w:p w14:paraId="66B3D3B8" w14:textId="77777777" w:rsidR="00881E03" w:rsidRDefault="00881E03" w:rsidP="00CC196C">
      <w:pPr>
        <w:rPr>
          <w:ins w:id="186" w:author="Jakob Binder" w:date="2026-04-30T11:15:00Z" w16du:dateUtc="2026-04-30T09:15:00Z"/>
        </w:rPr>
      </w:pPr>
    </w:p>
    <w:p w14:paraId="04275725" w14:textId="77777777" w:rsidR="001D5ED7" w:rsidRDefault="001D5ED7" w:rsidP="00CC196C">
      <w:pPr>
        <w:rPr>
          <w:ins w:id="187" w:author="Jakob Binder" w:date="2026-04-30T11:15:00Z" w16du:dateUtc="2026-04-30T09:15:00Z"/>
        </w:rPr>
      </w:pPr>
    </w:p>
    <w:p w14:paraId="6B551F70" w14:textId="77777777" w:rsidR="001D5ED7" w:rsidRPr="0000338B" w:rsidRDefault="001D5ED7" w:rsidP="00CC196C">
      <w:pPr>
        <w:rPr>
          <w:ins w:id="188" w:author="Jakob Binder" w:date="2026-04-30T10:55:00Z" w16du:dateUtc="2026-04-30T08:55:00Z"/>
        </w:rPr>
      </w:pPr>
    </w:p>
    <w:p w14:paraId="71340E24" w14:textId="77777777" w:rsidR="001D5ED7" w:rsidRDefault="0000338B" w:rsidP="001D5ED7">
      <w:pPr>
        <w:rPr>
          <w:ins w:id="189" w:author="Jakob Binder" w:date="2026-04-30T11:15:00Z" w16du:dateUtc="2026-04-30T09:15:00Z"/>
        </w:rPr>
      </w:pPr>
      <w:ins w:id="190" w:author="Jakob Binder" w:date="2026-04-30T11:07:00Z" w16du:dateUtc="2026-04-30T09:07:00Z">
        <w:r>
          <w:t>Text Classification Prompt</w:t>
        </w:r>
      </w:ins>
      <w:ins w:id="191" w:author="Jakob Binder" w:date="2026-04-30T11:08:00Z" w16du:dateUtc="2026-04-30T09:08:00Z">
        <w:r>
          <w:t xml:space="preserve"> (GPT 4o)</w:t>
        </w:r>
      </w:ins>
    </w:p>
    <w:tbl>
      <w:tblPr>
        <w:tblStyle w:val="PlainTable1"/>
        <w:tblW w:w="0" w:type="auto"/>
        <w:tblLook w:val="04A0" w:firstRow="1" w:lastRow="0" w:firstColumn="1" w:lastColumn="0" w:noHBand="0" w:noVBand="1"/>
        <w:tblPrChange w:id="192" w:author="Jakob Binder" w:date="2026-04-30T11:21:00Z" w16du:dateUtc="2026-04-30T09:21:00Z">
          <w:tblPr>
            <w:tblStyle w:val="PlainTable1"/>
            <w:tblW w:w="0" w:type="auto"/>
            <w:tblLook w:val="04A0" w:firstRow="1" w:lastRow="0" w:firstColumn="1" w:lastColumn="0" w:noHBand="0" w:noVBand="1"/>
          </w:tblPr>
        </w:tblPrChange>
      </w:tblPr>
      <w:tblGrid>
        <w:gridCol w:w="2268"/>
        <w:gridCol w:w="7273"/>
        <w:tblGridChange w:id="193">
          <w:tblGrid>
            <w:gridCol w:w="2268"/>
            <w:gridCol w:w="7273"/>
          </w:tblGrid>
        </w:tblGridChange>
      </w:tblGrid>
      <w:tr w:rsidR="001D5ED7" w14:paraId="111D510A" w14:textId="77777777" w:rsidTr="001D5ED7">
        <w:trPr>
          <w:cnfStyle w:val="100000000000" w:firstRow="1" w:lastRow="0" w:firstColumn="0" w:lastColumn="0" w:oddVBand="0" w:evenVBand="0" w:oddHBand="0" w:evenHBand="0" w:firstRowFirstColumn="0" w:firstRowLastColumn="0" w:lastRowFirstColumn="0" w:lastRowLastColumn="0"/>
          <w:ins w:id="194" w:author="Jakob Binder" w:date="2026-04-30T11:15:00Z"/>
        </w:trPr>
        <w:tc>
          <w:tcPr>
            <w:cnfStyle w:val="001000000000" w:firstRow="0" w:lastRow="0" w:firstColumn="1" w:lastColumn="0" w:oddVBand="0" w:evenVBand="0" w:oddHBand="0" w:evenHBand="0" w:firstRowFirstColumn="0" w:firstRowLastColumn="0" w:lastRowFirstColumn="0" w:lastRowLastColumn="0"/>
            <w:tcW w:w="9541" w:type="dxa"/>
            <w:gridSpan w:val="2"/>
            <w:shd w:val="clear" w:color="auto" w:fill="F2F2F2" w:themeFill="background1" w:themeFillShade="F2"/>
            <w:tcPrChange w:id="195" w:author="Jakob Binder" w:date="2026-04-30T11:21:00Z" w16du:dateUtc="2026-04-30T09:21:00Z">
              <w:tcPr>
                <w:tcW w:w="9541" w:type="dxa"/>
                <w:gridSpan w:val="2"/>
                <w:shd w:val="clear" w:color="auto" w:fill="FFFFFF" w:themeFill="background1"/>
              </w:tcPr>
            </w:tcPrChange>
          </w:tcPr>
          <w:p w14:paraId="727BC40E" w14:textId="1D84723B" w:rsidR="001D5ED7" w:rsidRPr="001D5ED7" w:rsidRDefault="001D5ED7" w:rsidP="001D5ED7">
            <w:pPr>
              <w:cnfStyle w:val="101000000000" w:firstRow="1" w:lastRow="0" w:firstColumn="1" w:lastColumn="0" w:oddVBand="0" w:evenVBand="0" w:oddHBand="0" w:evenHBand="0" w:firstRowFirstColumn="0" w:firstRowLastColumn="0" w:lastRowFirstColumn="0" w:lastRowLastColumn="0"/>
              <w:rPr>
                <w:ins w:id="196" w:author="Jakob Binder" w:date="2026-04-30T11:15:00Z" w16du:dateUtc="2026-04-30T09:15:00Z"/>
                <w:b w:val="0"/>
                <w:bCs w:val="0"/>
                <w:rPrChange w:id="197" w:author="Jakob Binder" w:date="2026-04-30T11:16:00Z" w16du:dateUtc="2026-04-30T09:16:00Z">
                  <w:rPr>
                    <w:ins w:id="198" w:author="Jakob Binder" w:date="2026-04-30T11:15:00Z" w16du:dateUtc="2026-04-30T09:15:00Z"/>
                  </w:rPr>
                </w:rPrChange>
              </w:rPr>
            </w:pPr>
            <w:ins w:id="199" w:author="Jakob Binder" w:date="2026-04-30T11:21:00Z" w16du:dateUtc="2026-04-30T09:21:00Z">
              <w:r>
                <w:rPr>
                  <w:b w:val="0"/>
                  <w:bCs w:val="0"/>
                </w:rPr>
                <w:t>Explain System Prompt User Prompt</w:t>
              </w:r>
            </w:ins>
          </w:p>
        </w:tc>
      </w:tr>
      <w:tr w:rsidR="001D5ED7" w14:paraId="430FF294" w14:textId="77777777" w:rsidTr="001D5ED7">
        <w:trPr>
          <w:cnfStyle w:val="000000100000" w:firstRow="0" w:lastRow="0" w:firstColumn="0" w:lastColumn="0" w:oddVBand="0" w:evenVBand="0" w:oddHBand="1" w:evenHBand="0" w:firstRowFirstColumn="0" w:firstRowLastColumn="0" w:lastRowFirstColumn="0" w:lastRowLastColumn="0"/>
          <w:ins w:id="200" w:author="Jakob Binder" w:date="2026-04-30T11:15:00Z"/>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Change w:id="201" w:author="Jakob Binder" w:date="2026-04-30T11:21:00Z" w16du:dateUtc="2026-04-30T09:21:00Z">
              <w:tcPr>
                <w:tcW w:w="2268" w:type="dxa"/>
                <w:shd w:val="clear" w:color="auto" w:fill="FFFFFF" w:themeFill="background1"/>
              </w:tcPr>
            </w:tcPrChange>
          </w:tcPr>
          <w:p w14:paraId="2CBA9B2A" w14:textId="031C3279" w:rsidR="001D5ED7" w:rsidRDefault="001D5ED7" w:rsidP="008D2E9E">
            <w:pPr>
              <w:cnfStyle w:val="001000100000" w:firstRow="0" w:lastRow="0" w:firstColumn="1" w:lastColumn="0" w:oddVBand="0" w:evenVBand="0" w:oddHBand="1" w:evenHBand="0" w:firstRowFirstColumn="0" w:firstRowLastColumn="0" w:lastRowFirstColumn="0" w:lastRowLastColumn="0"/>
              <w:rPr>
                <w:ins w:id="202" w:author="Jakob Binder" w:date="2026-04-30T11:15:00Z" w16du:dateUtc="2026-04-30T09:15:00Z"/>
              </w:rPr>
            </w:pPr>
            <w:ins w:id="203" w:author="Jakob Binder" w:date="2026-04-30T11:17:00Z" w16du:dateUtc="2026-04-30T09:17:00Z">
              <w:r>
                <w:rPr>
                  <w:b w:val="0"/>
                  <w:bCs w:val="0"/>
                </w:rPr>
                <w:t>System Prompt</w:t>
              </w:r>
            </w:ins>
          </w:p>
        </w:tc>
        <w:tc>
          <w:tcPr>
            <w:tcW w:w="7273" w:type="dxa"/>
            <w:shd w:val="clear" w:color="auto" w:fill="FFFFFF" w:themeFill="background1"/>
            <w:tcPrChange w:id="204" w:author="Jakob Binder" w:date="2026-04-30T11:21:00Z" w16du:dateUtc="2026-04-30T09:21:00Z">
              <w:tcPr>
                <w:tcW w:w="7273" w:type="dxa"/>
              </w:tcPr>
            </w:tcPrChange>
          </w:tcPr>
          <w:p w14:paraId="7C3C85E1" w14:textId="6BB54006"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05" w:author="Jakob Binder" w:date="2026-04-30T11:16:00Z"/>
              </w:rPr>
            </w:pPr>
            <w:ins w:id="206" w:author="Jakob Binder" w:date="2026-04-30T11:16:00Z">
              <w:r w:rsidRPr="001D5ED7">
                <w:t>You are tasked with a classification task: Based only on the provided article text, judge whether the named firm is relocating, has relocated, will relocate its headquarters or main operations from Denmark to another country.</w:t>
              </w:r>
            </w:ins>
          </w:p>
          <w:p w14:paraId="3BCD7C38" w14:textId="77777777" w:rsidR="001D5ED7" w:rsidRDefault="001D5ED7" w:rsidP="001D5ED7">
            <w:pPr>
              <w:cnfStyle w:val="000000100000" w:firstRow="0" w:lastRow="0" w:firstColumn="0" w:lastColumn="0" w:oddVBand="0" w:evenVBand="0" w:oddHBand="1" w:evenHBand="0" w:firstRowFirstColumn="0" w:firstRowLastColumn="0" w:lastRowFirstColumn="0" w:lastRowLastColumn="0"/>
              <w:rPr>
                <w:ins w:id="207" w:author="Jakob Binder" w:date="2026-04-30T11:17:00Z" w16du:dateUtc="2026-04-30T09:17:00Z"/>
              </w:rPr>
            </w:pPr>
          </w:p>
          <w:p w14:paraId="60E04216" w14:textId="70530401"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08" w:author="Jakob Binder" w:date="2026-04-30T11:16:00Z"/>
              </w:rPr>
            </w:pPr>
            <w:ins w:id="209" w:author="Jakob Binder" w:date="2026-04-30T11:16:00Z">
              <w:r w:rsidRPr="001D5ED7">
                <w:t>Definitions:</w:t>
              </w:r>
            </w:ins>
          </w:p>
          <w:p w14:paraId="1654350A"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0" w:author="Jakob Binder" w:date="2026-04-30T11:16:00Z"/>
              </w:rPr>
            </w:pPr>
            <w:ins w:id="211" w:author="Jakob Binder" w:date="2026-04-30T11:16:00Z">
              <w:r w:rsidRPr="001D5ED7">
                <w:t>    Relocation (True Positive):</w:t>
              </w:r>
            </w:ins>
          </w:p>
          <w:p w14:paraId="37837B74"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2" w:author="Jakob Binder" w:date="2026-04-30T11:16:00Z"/>
              </w:rPr>
            </w:pPr>
            <w:ins w:id="213" w:author="Jakob Binder" w:date="2026-04-30T11:16:00Z">
              <w:r w:rsidRPr="001D5ED7">
                <w:t>    - The firm moves, has moved (past), or will move (future) its main office, headquarters, or main operations from Denmark to another country.</w:t>
              </w:r>
            </w:ins>
          </w:p>
          <w:p w14:paraId="4A23DB2B"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4" w:author="Jakob Binder" w:date="2026-04-30T11:16:00Z"/>
              </w:rPr>
            </w:pPr>
            <w:ins w:id="215" w:author="Jakob Binder" w:date="2026-04-30T11:16:00Z">
              <w:r w:rsidRPr="001D5ED7">
                <w:t>    - The firm must be Danish (based or incorporated in Denmark).</w:t>
              </w:r>
            </w:ins>
          </w:p>
          <w:p w14:paraId="5C9BEC24"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6" w:author="Jakob Binder" w:date="2026-04-30T11:16:00Z"/>
              </w:rPr>
            </w:pPr>
            <w:ins w:id="217" w:author="Jakob Binder" w:date="2026-04-30T11:16:00Z">
              <w:r w:rsidRPr="001D5ED7">
                <w:t>    - Indirect or implied references (e.g., foreign HQs, "now based in...", etc.) count as positive evidence of moving, even if not stated directly.</w:t>
              </w:r>
            </w:ins>
          </w:p>
          <w:p w14:paraId="64BF1404"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8" w:author="Jakob Binder" w:date="2026-04-30T11:16:00Z"/>
              </w:rPr>
            </w:pPr>
          </w:p>
          <w:p w14:paraId="116FCFB9"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19" w:author="Jakob Binder" w:date="2026-04-30T11:16:00Z"/>
              </w:rPr>
            </w:pPr>
            <w:ins w:id="220" w:author="Jakob Binder" w:date="2026-04-30T11:16:00Z">
              <w:r w:rsidRPr="001D5ED7">
                <w:t>    Exclusions:</w:t>
              </w:r>
            </w:ins>
          </w:p>
          <w:p w14:paraId="09809FC3"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21" w:author="Jakob Binder" w:date="2026-04-30T11:16:00Z"/>
              </w:rPr>
            </w:pPr>
            <w:ins w:id="222" w:author="Jakob Binder" w:date="2026-04-30T11:16:00Z">
              <w:r w:rsidRPr="001D5ED7">
                <w:t>    - Do NOT count if the firm only opens a new subsidiary, branch, or office abroad while keeping HQ/main operations in Denmark.</w:t>
              </w:r>
            </w:ins>
          </w:p>
          <w:p w14:paraId="267DAE1E"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23" w:author="Jakob Binder" w:date="2026-04-30T11:16:00Z"/>
              </w:rPr>
            </w:pPr>
          </w:p>
          <w:p w14:paraId="3E8D8A2B"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24" w:author="Jakob Binder" w:date="2026-04-30T11:16:00Z"/>
              </w:rPr>
            </w:pPr>
            <w:ins w:id="225" w:author="Jakob Binder" w:date="2026-04-30T11:16:00Z">
              <w:r w:rsidRPr="001D5ED7">
                <w:t>    Implicit/Indirect Evidence:</w:t>
              </w:r>
            </w:ins>
          </w:p>
          <w:p w14:paraId="56FA6238"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26" w:author="Jakob Binder" w:date="2026-04-30T11:16:00Z"/>
              </w:rPr>
            </w:pPr>
            <w:ins w:id="227" w:author="Jakob Binder" w:date="2026-04-30T11:16:00Z">
              <w:r w:rsidRPr="001D5ED7">
                <w:t>    - Most articles will not say "moved" directly; rely on hints, implications, or references to activities/</w:t>
              </w:r>
              <w:proofErr w:type="gramStart"/>
              <w:r w:rsidRPr="001D5ED7">
                <w:t>base</w:t>
              </w:r>
              <w:proofErr w:type="gramEnd"/>
              <w:r w:rsidRPr="001D5ED7">
                <w:t xml:space="preserve"> abroad.</w:t>
              </w:r>
            </w:ins>
          </w:p>
          <w:p w14:paraId="5E96ECF0"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28" w:author="Jakob Binder" w:date="2026-04-30T11:16:00Z"/>
              </w:rPr>
            </w:pPr>
          </w:p>
          <w:p w14:paraId="5F0C90EC"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29" w:author="Jakob Binder" w:date="2026-04-30T11:16:00Z"/>
              </w:rPr>
            </w:pPr>
            <w:ins w:id="230" w:author="Jakob Binder" w:date="2026-04-30T11:16:00Z">
              <w:r w:rsidRPr="001D5ED7">
                <w:t>    M&amp;A (Merger &amp; Acquisition) Assessment:</w:t>
              </w:r>
            </w:ins>
          </w:p>
          <w:p w14:paraId="0020907E"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31" w:author="Jakob Binder" w:date="2026-04-30T11:16:00Z"/>
              </w:rPr>
            </w:pPr>
            <w:ins w:id="232" w:author="Jakob Binder" w:date="2026-04-30T11:16:00Z">
              <w:r w:rsidRPr="001D5ED7">
                <w:t xml:space="preserve">    - </w:t>
              </w:r>
              <w:proofErr w:type="spellStart"/>
              <w:r w:rsidRPr="001D5ED7">
                <w:t>MA_score</w:t>
              </w:r>
              <w:proofErr w:type="spellEnd"/>
              <w:r w:rsidRPr="001D5ED7">
                <w:t xml:space="preserve"> = confidence that BOTH: (a) the firm relocated (as above), AND (b) is merged or acquired in the article context.</w:t>
              </w:r>
            </w:ins>
          </w:p>
          <w:p w14:paraId="7C53F4AE"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33" w:author="Jakob Binder" w:date="2026-04-30T11:16:00Z"/>
                <w:lang w:val="it-IT"/>
                <w:rPrChange w:id="234" w:author="Jakob Binder" w:date="2026-04-30T11:16:00Z" w16du:dateUtc="2026-04-30T09:16:00Z">
                  <w:rPr>
                    <w:ins w:id="235" w:author="Jakob Binder" w:date="2026-04-30T11:16:00Z"/>
                  </w:rPr>
                </w:rPrChange>
              </w:rPr>
            </w:pPr>
            <w:ins w:id="236" w:author="Jakob Binder" w:date="2026-04-30T11:16:00Z">
              <w:r w:rsidRPr="001D5ED7">
                <w:t xml:space="preserve">    </w:t>
              </w:r>
              <w:r w:rsidRPr="001D5ED7">
                <w:rPr>
                  <w:lang w:val="it-IT"/>
                  <w:rPrChange w:id="237" w:author="Jakob Binder" w:date="2026-04-30T11:16:00Z" w16du:dateUtc="2026-04-30T09:16:00Z">
                    <w:rPr/>
                  </w:rPrChange>
                </w:rPr>
                <w:t xml:space="preserve">- </w:t>
              </w:r>
              <w:proofErr w:type="spellStart"/>
              <w:r w:rsidRPr="001D5ED7">
                <w:rPr>
                  <w:lang w:val="it-IT"/>
                  <w:rPrChange w:id="238" w:author="Jakob Binder" w:date="2026-04-30T11:16:00Z" w16du:dateUtc="2026-04-30T09:16:00Z">
                    <w:rPr/>
                  </w:rPrChange>
                </w:rPr>
                <w:t>If</w:t>
              </w:r>
              <w:proofErr w:type="spellEnd"/>
              <w:r w:rsidRPr="001D5ED7">
                <w:rPr>
                  <w:lang w:val="it-IT"/>
                  <w:rPrChange w:id="239" w:author="Jakob Binder" w:date="2026-04-30T11:16:00Z" w16du:dateUtc="2026-04-30T09:16:00Z">
                    <w:rPr/>
                  </w:rPrChange>
                </w:rPr>
                <w:t xml:space="preserve"> no M&amp;A, set </w:t>
              </w:r>
              <w:proofErr w:type="spellStart"/>
              <w:r w:rsidRPr="001D5ED7">
                <w:rPr>
                  <w:lang w:val="it-IT"/>
                  <w:rPrChange w:id="240" w:author="Jakob Binder" w:date="2026-04-30T11:16:00Z" w16du:dateUtc="2026-04-30T09:16:00Z">
                    <w:rPr/>
                  </w:rPrChange>
                </w:rPr>
                <w:t>MA_score</w:t>
              </w:r>
              <w:proofErr w:type="spellEnd"/>
              <w:r w:rsidRPr="001D5ED7">
                <w:rPr>
                  <w:lang w:val="it-IT"/>
                  <w:rPrChange w:id="241" w:author="Jakob Binder" w:date="2026-04-30T11:16:00Z" w16du:dateUtc="2026-04-30T09:16:00Z">
                    <w:rPr/>
                  </w:rPrChange>
                </w:rPr>
                <w:t xml:space="preserve"> = 0, </w:t>
              </w:r>
              <w:proofErr w:type="spellStart"/>
              <w:r w:rsidRPr="001D5ED7">
                <w:rPr>
                  <w:lang w:val="it-IT"/>
                  <w:rPrChange w:id="242" w:author="Jakob Binder" w:date="2026-04-30T11:16:00Z" w16du:dateUtc="2026-04-30T09:16:00Z">
                    <w:rPr/>
                  </w:rPrChange>
                </w:rPr>
                <w:t>MA_context</w:t>
              </w:r>
              <w:proofErr w:type="spellEnd"/>
              <w:r w:rsidRPr="001D5ED7">
                <w:rPr>
                  <w:lang w:val="it-IT"/>
                  <w:rPrChange w:id="243" w:author="Jakob Binder" w:date="2026-04-30T11:16:00Z" w16du:dateUtc="2026-04-30T09:16:00Z">
                    <w:rPr/>
                  </w:rPrChange>
                </w:rPr>
                <w:t xml:space="preserve"> = </w:t>
              </w:r>
              <w:proofErr w:type="spellStart"/>
              <w:r w:rsidRPr="001D5ED7">
                <w:rPr>
                  <w:lang w:val="it-IT"/>
                  <w:rPrChange w:id="244" w:author="Jakob Binder" w:date="2026-04-30T11:16:00Z" w16du:dateUtc="2026-04-30T09:16:00Z">
                    <w:rPr/>
                  </w:rPrChange>
                </w:rPr>
                <w:t>null</w:t>
              </w:r>
              <w:proofErr w:type="spellEnd"/>
              <w:r w:rsidRPr="001D5ED7">
                <w:rPr>
                  <w:lang w:val="it-IT"/>
                  <w:rPrChange w:id="245" w:author="Jakob Binder" w:date="2026-04-30T11:16:00Z" w16du:dateUtc="2026-04-30T09:16:00Z">
                    <w:rPr/>
                  </w:rPrChange>
                </w:rPr>
                <w:t>.</w:t>
              </w:r>
            </w:ins>
          </w:p>
          <w:p w14:paraId="3BDEBF48"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46" w:author="Jakob Binder" w:date="2026-04-30T11:16:00Z"/>
                <w:lang w:val="it-IT"/>
                <w:rPrChange w:id="247" w:author="Jakob Binder" w:date="2026-04-30T11:16:00Z" w16du:dateUtc="2026-04-30T09:16:00Z">
                  <w:rPr>
                    <w:ins w:id="248" w:author="Jakob Binder" w:date="2026-04-30T11:16:00Z"/>
                  </w:rPr>
                </w:rPrChange>
              </w:rPr>
            </w:pPr>
          </w:p>
          <w:p w14:paraId="6B5D0FFC"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49" w:author="Jakob Binder" w:date="2026-04-30T11:16:00Z"/>
              </w:rPr>
            </w:pPr>
            <w:ins w:id="250" w:author="Jakob Binder" w:date="2026-04-30T11:16:00Z">
              <w:r w:rsidRPr="001D5ED7">
                <w:rPr>
                  <w:lang w:val="it-IT"/>
                  <w:rPrChange w:id="251" w:author="Jakob Binder" w:date="2026-04-30T11:16:00Z" w16du:dateUtc="2026-04-30T09:16:00Z">
                    <w:rPr/>
                  </w:rPrChange>
                </w:rPr>
                <w:t xml:space="preserve">    </w:t>
              </w:r>
              <w:r w:rsidRPr="001D5ED7">
                <w:t>Outputs:</w:t>
              </w:r>
            </w:ins>
          </w:p>
          <w:p w14:paraId="6C3B26C9"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52" w:author="Jakob Binder" w:date="2026-04-30T11:16:00Z"/>
              </w:rPr>
            </w:pPr>
            <w:ins w:id="253" w:author="Jakob Binder" w:date="2026-04-30T11:16:00Z">
              <w:r w:rsidRPr="001D5ED7">
                <w:t>    Return a valid JSON object with exactly these five keys:</w:t>
              </w:r>
            </w:ins>
          </w:p>
          <w:p w14:paraId="344BF11F"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54" w:author="Jakob Binder" w:date="2026-04-30T11:16:00Z"/>
              </w:rPr>
            </w:pPr>
          </w:p>
          <w:p w14:paraId="606DEEBA"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55" w:author="Jakob Binder" w:date="2026-04-30T11:16:00Z"/>
              </w:rPr>
            </w:pPr>
            <w:ins w:id="256" w:author="Jakob Binder" w:date="2026-04-30T11:16:00Z">
              <w:r w:rsidRPr="001D5ED7">
                <w:t xml:space="preserve">    - </w:t>
              </w:r>
              <w:proofErr w:type="spellStart"/>
              <w:r w:rsidRPr="001D5ED7">
                <w:t>move_score</w:t>
              </w:r>
              <w:proofErr w:type="spellEnd"/>
              <w:r w:rsidRPr="001D5ED7">
                <w:t>: Number [</w:t>
              </w:r>
              <w:proofErr w:type="gramStart"/>
              <w:r w:rsidRPr="001D5ED7">
                <w:t>0,1] —</w:t>
              </w:r>
              <w:proofErr w:type="gramEnd"/>
              <w:r w:rsidRPr="001D5ED7">
                <w:t xml:space="preserve"> confidence the firm possibly relocated (past/present/future, explicit or implied). Use nonzero for weak/ambiguous hints.</w:t>
              </w:r>
            </w:ins>
          </w:p>
          <w:p w14:paraId="746C45CF"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57" w:author="Jakob Binder" w:date="2026-04-30T11:16:00Z"/>
              </w:rPr>
            </w:pPr>
            <w:ins w:id="258" w:author="Jakob Binder" w:date="2026-04-30T11:16:00Z">
              <w:r w:rsidRPr="001D5ED7">
                <w:t xml:space="preserve">    - </w:t>
              </w:r>
              <w:proofErr w:type="spellStart"/>
              <w:r w:rsidRPr="001D5ED7">
                <w:t>move_context</w:t>
              </w:r>
              <w:proofErr w:type="spellEnd"/>
              <w:r w:rsidRPr="001D5ED7">
                <w:t xml:space="preserve">: Short summary in ENGLISH of the relocation event, keep it simple and short. Use null if </w:t>
              </w:r>
              <w:proofErr w:type="spellStart"/>
              <w:r w:rsidRPr="001D5ED7">
                <w:t>move_score</w:t>
              </w:r>
              <w:proofErr w:type="spellEnd"/>
              <w:r w:rsidRPr="001D5ED7">
                <w:t xml:space="preserve"> is 0.</w:t>
              </w:r>
            </w:ins>
          </w:p>
          <w:p w14:paraId="78BF1A25"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59" w:author="Jakob Binder" w:date="2026-04-30T11:16:00Z"/>
              </w:rPr>
            </w:pPr>
            <w:ins w:id="260" w:author="Jakob Binder" w:date="2026-04-30T11:16:00Z">
              <w:r w:rsidRPr="001D5ED7">
                <w:t xml:space="preserve">    - </w:t>
              </w:r>
              <w:proofErr w:type="spellStart"/>
              <w:r w:rsidRPr="001D5ED7">
                <w:t>DK_score</w:t>
              </w:r>
              <w:proofErr w:type="spellEnd"/>
              <w:r w:rsidRPr="001D5ED7">
                <w:t>: Number [0,1] — confidence the firm is Danish.</w:t>
              </w:r>
            </w:ins>
          </w:p>
          <w:p w14:paraId="565AF8B3"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61" w:author="Jakob Binder" w:date="2026-04-30T11:16:00Z"/>
              </w:rPr>
            </w:pPr>
            <w:ins w:id="262" w:author="Jakob Binder" w:date="2026-04-30T11:16:00Z">
              <w:r w:rsidRPr="001D5ED7">
                <w:t xml:space="preserve">    - </w:t>
              </w:r>
              <w:proofErr w:type="spellStart"/>
              <w:r w:rsidRPr="001D5ED7">
                <w:t>MA_score</w:t>
              </w:r>
              <w:proofErr w:type="spellEnd"/>
              <w:r w:rsidRPr="001D5ED7">
                <w:t>: Number [</w:t>
              </w:r>
              <w:proofErr w:type="gramStart"/>
              <w:r w:rsidRPr="001D5ED7">
                <w:t>0,1] —</w:t>
              </w:r>
              <w:proofErr w:type="gramEnd"/>
              <w:r w:rsidRPr="001D5ED7">
                <w:t xml:space="preserve"> confidence the firm both relocated AND is merged/acquired.</w:t>
              </w:r>
            </w:ins>
          </w:p>
          <w:p w14:paraId="7B03BD38"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63" w:author="Jakob Binder" w:date="2026-04-30T11:16:00Z"/>
              </w:rPr>
            </w:pPr>
            <w:ins w:id="264" w:author="Jakob Binder" w:date="2026-04-30T11:16:00Z">
              <w:r w:rsidRPr="001D5ED7">
                <w:t xml:space="preserve">    - </w:t>
              </w:r>
              <w:proofErr w:type="spellStart"/>
              <w:r w:rsidRPr="001D5ED7">
                <w:t>MA_context</w:t>
              </w:r>
              <w:proofErr w:type="spellEnd"/>
              <w:r w:rsidRPr="001D5ED7">
                <w:t xml:space="preserve">: Short summary in ENGLISH for M&amp;A, else null if </w:t>
              </w:r>
              <w:proofErr w:type="spellStart"/>
              <w:r w:rsidRPr="001D5ED7">
                <w:t>MA_score</w:t>
              </w:r>
              <w:proofErr w:type="spellEnd"/>
              <w:r w:rsidRPr="001D5ED7">
                <w:t xml:space="preserve"> is 0.</w:t>
              </w:r>
            </w:ins>
          </w:p>
          <w:p w14:paraId="597F1783"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65" w:author="Jakob Binder" w:date="2026-04-30T11:16:00Z"/>
              </w:rPr>
            </w:pPr>
          </w:p>
          <w:p w14:paraId="7BB5D454"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66" w:author="Jakob Binder" w:date="2026-04-30T11:16:00Z"/>
              </w:rPr>
            </w:pPr>
            <w:ins w:id="267" w:author="Jakob Binder" w:date="2026-04-30T11:16:00Z">
              <w:r w:rsidRPr="001D5ED7">
                <w:t>    Instructions:</w:t>
              </w:r>
            </w:ins>
          </w:p>
          <w:p w14:paraId="099F8F42"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68" w:author="Jakob Binder" w:date="2026-04-30T11:16:00Z"/>
              </w:rPr>
            </w:pPr>
            <w:ins w:id="269" w:author="Jakob Binder" w:date="2026-04-30T11:16:00Z">
              <w:r w:rsidRPr="001D5ED7">
                <w:t>    - All scores must be numbers.</w:t>
              </w:r>
            </w:ins>
          </w:p>
          <w:p w14:paraId="49478A74" w14:textId="77777777" w:rsidR="001D5ED7" w:rsidRPr="001D5ED7" w:rsidRDefault="001D5ED7" w:rsidP="001D5ED7">
            <w:pPr>
              <w:cnfStyle w:val="000000100000" w:firstRow="0" w:lastRow="0" w:firstColumn="0" w:lastColumn="0" w:oddVBand="0" w:evenVBand="0" w:oddHBand="1" w:evenHBand="0" w:firstRowFirstColumn="0" w:firstRowLastColumn="0" w:lastRowFirstColumn="0" w:lastRowLastColumn="0"/>
              <w:rPr>
                <w:ins w:id="270" w:author="Jakob Binder" w:date="2026-04-30T11:16:00Z"/>
              </w:rPr>
            </w:pPr>
            <w:ins w:id="271" w:author="Jakob Binder" w:date="2026-04-30T11:16:00Z">
              <w:r w:rsidRPr="001D5ED7">
                <w:t xml:space="preserve">    - Use null (not "None") for </w:t>
              </w:r>
              <w:proofErr w:type="spellStart"/>
              <w:r w:rsidRPr="001D5ED7">
                <w:t>move_context</w:t>
              </w:r>
              <w:proofErr w:type="spellEnd"/>
              <w:r w:rsidRPr="001D5ED7">
                <w:t xml:space="preserve"> if </w:t>
              </w:r>
              <w:proofErr w:type="spellStart"/>
              <w:r w:rsidRPr="001D5ED7">
                <w:t>move_score</w:t>
              </w:r>
              <w:proofErr w:type="spellEnd"/>
              <w:r w:rsidRPr="001D5ED7">
                <w:t xml:space="preserve"> is 0; null for </w:t>
              </w:r>
              <w:proofErr w:type="spellStart"/>
              <w:r w:rsidRPr="001D5ED7">
                <w:t>MA_context</w:t>
              </w:r>
              <w:proofErr w:type="spellEnd"/>
              <w:r w:rsidRPr="001D5ED7">
                <w:t xml:space="preserve"> if </w:t>
              </w:r>
              <w:proofErr w:type="spellStart"/>
              <w:r w:rsidRPr="001D5ED7">
                <w:t>MA_score</w:t>
              </w:r>
              <w:proofErr w:type="spellEnd"/>
              <w:r w:rsidRPr="001D5ED7">
                <w:t xml:space="preserve"> is 0.</w:t>
              </w:r>
            </w:ins>
          </w:p>
          <w:p w14:paraId="2F0DE4D1" w14:textId="2F158187" w:rsidR="001D5ED7" w:rsidRDefault="001D5ED7" w:rsidP="001D5ED7">
            <w:pPr>
              <w:cnfStyle w:val="000000100000" w:firstRow="0" w:lastRow="0" w:firstColumn="0" w:lastColumn="0" w:oddVBand="0" w:evenVBand="0" w:oddHBand="1" w:evenHBand="0" w:firstRowFirstColumn="0" w:firstRowLastColumn="0" w:lastRowFirstColumn="0" w:lastRowLastColumn="0"/>
              <w:rPr>
                <w:ins w:id="272" w:author="Jakob Binder" w:date="2026-04-30T11:15:00Z" w16du:dateUtc="2026-04-30T09:15:00Z"/>
              </w:rPr>
            </w:pPr>
            <w:ins w:id="273" w:author="Jakob Binder" w:date="2026-04-30T11:16:00Z">
              <w:r w:rsidRPr="001D5ED7">
                <w:t>    - Return only the JSON object.</w:t>
              </w:r>
            </w:ins>
          </w:p>
        </w:tc>
      </w:tr>
      <w:tr w:rsidR="001D5ED7" w14:paraId="55280937" w14:textId="77777777" w:rsidTr="001D5ED7">
        <w:trPr>
          <w:ins w:id="274" w:author="Jakob Binder" w:date="2026-04-30T11:15:00Z"/>
        </w:trPr>
        <w:tc>
          <w:tcPr>
            <w:cnfStyle w:val="001000000000" w:firstRow="0" w:lastRow="0" w:firstColumn="1" w:lastColumn="0" w:oddVBand="0" w:evenVBand="0" w:oddHBand="0" w:evenHBand="0" w:firstRowFirstColumn="0" w:firstRowLastColumn="0" w:lastRowFirstColumn="0" w:lastRowLastColumn="0"/>
            <w:tcW w:w="2268" w:type="dxa"/>
            <w:shd w:val="clear" w:color="auto" w:fill="F2F2F2" w:themeFill="background1" w:themeFillShade="F2"/>
            <w:tcPrChange w:id="275" w:author="Jakob Binder" w:date="2026-04-30T11:21:00Z" w16du:dateUtc="2026-04-30T09:21:00Z">
              <w:tcPr>
                <w:tcW w:w="2268" w:type="dxa"/>
                <w:shd w:val="clear" w:color="auto" w:fill="FFFFFF" w:themeFill="background1"/>
              </w:tcPr>
            </w:tcPrChange>
          </w:tcPr>
          <w:p w14:paraId="55D9EAA3" w14:textId="2425D18A" w:rsidR="001D5ED7" w:rsidRDefault="001D5ED7" w:rsidP="008D2E9E">
            <w:pPr>
              <w:rPr>
                <w:ins w:id="276" w:author="Jakob Binder" w:date="2026-04-30T11:15:00Z" w16du:dateUtc="2026-04-30T09:15:00Z"/>
              </w:rPr>
            </w:pPr>
            <w:ins w:id="277" w:author="Jakob Binder" w:date="2026-04-30T11:17:00Z" w16du:dateUtc="2026-04-30T09:17:00Z">
              <w:r>
                <w:rPr>
                  <w:b w:val="0"/>
                  <w:bCs w:val="0"/>
                </w:rPr>
                <w:t>User Prompt</w:t>
              </w:r>
            </w:ins>
          </w:p>
        </w:tc>
        <w:tc>
          <w:tcPr>
            <w:tcW w:w="7273" w:type="dxa"/>
            <w:shd w:val="clear" w:color="auto" w:fill="F2F2F2" w:themeFill="background1" w:themeFillShade="F2"/>
            <w:tcPrChange w:id="278" w:author="Jakob Binder" w:date="2026-04-30T11:21:00Z" w16du:dateUtc="2026-04-30T09:21:00Z">
              <w:tcPr>
                <w:tcW w:w="7273" w:type="dxa"/>
              </w:tcPr>
            </w:tcPrChange>
          </w:tcPr>
          <w:p w14:paraId="4275C3BB" w14:textId="423F2A84"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79" w:author="Jakob Binder" w:date="2026-04-30T11:18:00Z"/>
              </w:rPr>
            </w:pPr>
            <w:ins w:id="280" w:author="Jakob Binder" w:date="2026-04-30T11:18:00Z">
              <w:r w:rsidRPr="001D5ED7">
                <w:t>Only assess the firm below.</w:t>
              </w:r>
            </w:ins>
          </w:p>
          <w:p w14:paraId="3AE2BB7E"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81" w:author="Jakob Binder" w:date="2026-04-30T11:18:00Z"/>
              </w:rPr>
            </w:pPr>
            <w:ins w:id="282" w:author="Jakob Binder" w:date="2026-04-30T11:18:00Z">
              <w:r w:rsidRPr="001D5ED7">
                <w:t xml:space="preserve">        </w:t>
              </w:r>
              <w:proofErr w:type="gramStart"/>
              <w:r w:rsidRPr="001D5ED7">
                <w:t>Firm: {</w:t>
              </w:r>
              <w:proofErr w:type="gramEnd"/>
              <w:r w:rsidRPr="001D5ED7">
                <w:t>firm}</w:t>
              </w:r>
            </w:ins>
          </w:p>
          <w:p w14:paraId="273FB375"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83" w:author="Jakob Binder" w:date="2026-04-30T11:18:00Z"/>
              </w:rPr>
            </w:pPr>
            <w:ins w:id="284" w:author="Jakob Binder" w:date="2026-04-30T11:18:00Z">
              <w:r w:rsidRPr="001D5ED7">
                <w:t>        Is this Firm: {firm} relocating its base from Denmark to another country?</w:t>
              </w:r>
            </w:ins>
          </w:p>
          <w:p w14:paraId="51D44B72"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85" w:author="Jakob Binder" w:date="2026-04-30T11:18:00Z"/>
              </w:rPr>
            </w:pPr>
            <w:ins w:id="286" w:author="Jakob Binder" w:date="2026-04-30T11:18:00Z">
              <w:r w:rsidRPr="001D5ED7">
                <w:t>        Read context instructions.</w:t>
              </w:r>
            </w:ins>
          </w:p>
          <w:p w14:paraId="585F3A3E"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87" w:author="Jakob Binder" w:date="2026-04-30T11:18:00Z"/>
              </w:rPr>
            </w:pPr>
          </w:p>
          <w:p w14:paraId="584A3098"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88" w:author="Jakob Binder" w:date="2026-04-30T11:18:00Z"/>
              </w:rPr>
            </w:pPr>
            <w:ins w:id="289" w:author="Jakob Binder" w:date="2026-04-30T11:18:00Z">
              <w:r w:rsidRPr="001D5ED7">
                <w:t>        Hints from an upstream extraction model (may be noisy):</w:t>
              </w:r>
            </w:ins>
          </w:p>
          <w:p w14:paraId="3137096B"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90" w:author="Jakob Binder" w:date="2026-04-30T11:18:00Z"/>
              </w:rPr>
            </w:pPr>
            <w:ins w:id="291" w:author="Jakob Binder" w:date="2026-04-30T11:18:00Z">
              <w:r w:rsidRPr="001D5ED7">
                <w:t xml:space="preserve">        </w:t>
              </w:r>
              <w:proofErr w:type="spellStart"/>
              <w:r w:rsidRPr="001D5ED7">
                <w:t>move_from_</w:t>
              </w:r>
              <w:proofErr w:type="gramStart"/>
              <w:r w:rsidRPr="001D5ED7">
                <w:t>hint</w:t>
              </w:r>
              <w:proofErr w:type="spellEnd"/>
              <w:r w:rsidRPr="001D5ED7">
                <w:t>: {</w:t>
              </w:r>
              <w:proofErr w:type="spellStart"/>
              <w:proofErr w:type="gramEnd"/>
              <w:r w:rsidRPr="001D5ED7">
                <w:t>move_from</w:t>
              </w:r>
              <w:proofErr w:type="spellEnd"/>
              <w:r w:rsidRPr="001D5ED7">
                <w:t>}</w:t>
              </w:r>
            </w:ins>
          </w:p>
          <w:p w14:paraId="27710B50"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92" w:author="Jakob Binder" w:date="2026-04-30T11:18:00Z"/>
              </w:rPr>
            </w:pPr>
            <w:ins w:id="293" w:author="Jakob Binder" w:date="2026-04-30T11:18:00Z">
              <w:r w:rsidRPr="001D5ED7">
                <w:t xml:space="preserve">        </w:t>
              </w:r>
              <w:proofErr w:type="spellStart"/>
              <w:r w:rsidRPr="001D5ED7">
                <w:t>move_to_</w:t>
              </w:r>
              <w:proofErr w:type="gramStart"/>
              <w:r w:rsidRPr="001D5ED7">
                <w:t>hint</w:t>
              </w:r>
              <w:proofErr w:type="spellEnd"/>
              <w:r w:rsidRPr="001D5ED7">
                <w:t>: {</w:t>
              </w:r>
              <w:proofErr w:type="spellStart"/>
              <w:proofErr w:type="gramEnd"/>
              <w:r w:rsidRPr="001D5ED7">
                <w:t>move_to</w:t>
              </w:r>
              <w:proofErr w:type="spellEnd"/>
              <w:r w:rsidRPr="001D5ED7">
                <w:t>}</w:t>
              </w:r>
            </w:ins>
          </w:p>
          <w:p w14:paraId="36CBD3CE"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94" w:author="Jakob Binder" w:date="2026-04-30T11:18:00Z"/>
              </w:rPr>
            </w:pPr>
            <w:ins w:id="295" w:author="Jakob Binder" w:date="2026-04-30T11:18:00Z">
              <w:r w:rsidRPr="001D5ED7">
                <w:t xml:space="preserve">        </w:t>
              </w:r>
              <w:proofErr w:type="spellStart"/>
              <w:r w:rsidRPr="001D5ED7">
                <w:t>nespaper</w:t>
              </w:r>
              <w:proofErr w:type="spellEnd"/>
              <w:r w:rsidRPr="001D5ED7">
                <w:t xml:space="preserve"> article text:</w:t>
              </w:r>
            </w:ins>
          </w:p>
          <w:p w14:paraId="44895436"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96" w:author="Jakob Binder" w:date="2026-04-30T11:18:00Z"/>
              </w:rPr>
            </w:pPr>
            <w:ins w:id="297" w:author="Jakob Binder" w:date="2026-04-30T11:18:00Z">
              <w:r w:rsidRPr="001D5ED7">
                <w:t>        {</w:t>
              </w:r>
              <w:proofErr w:type="spellStart"/>
              <w:r w:rsidRPr="001D5ED7">
                <w:t>article_text</w:t>
              </w:r>
              <w:proofErr w:type="spellEnd"/>
              <w:r w:rsidRPr="001D5ED7">
                <w:t>}</w:t>
              </w:r>
            </w:ins>
          </w:p>
          <w:p w14:paraId="6370754E" w14:textId="77777777" w:rsidR="001D5ED7" w:rsidRPr="001D5ED7" w:rsidRDefault="001D5ED7" w:rsidP="001D5ED7">
            <w:pPr>
              <w:cnfStyle w:val="000000000000" w:firstRow="0" w:lastRow="0" w:firstColumn="0" w:lastColumn="0" w:oddVBand="0" w:evenVBand="0" w:oddHBand="0" w:evenHBand="0" w:firstRowFirstColumn="0" w:firstRowLastColumn="0" w:lastRowFirstColumn="0" w:lastRowLastColumn="0"/>
              <w:rPr>
                <w:ins w:id="298" w:author="Jakob Binder" w:date="2026-04-30T11:18:00Z"/>
              </w:rPr>
            </w:pPr>
          </w:p>
          <w:p w14:paraId="14EFF8CA" w14:textId="3C7FE95C" w:rsidR="001D5ED7" w:rsidRDefault="001D5ED7" w:rsidP="001D5ED7">
            <w:pPr>
              <w:cnfStyle w:val="000000000000" w:firstRow="0" w:lastRow="0" w:firstColumn="0" w:lastColumn="0" w:oddVBand="0" w:evenVBand="0" w:oddHBand="0" w:evenHBand="0" w:firstRowFirstColumn="0" w:firstRowLastColumn="0" w:lastRowFirstColumn="0" w:lastRowLastColumn="0"/>
              <w:rPr>
                <w:ins w:id="299" w:author="Jakob Binder" w:date="2026-04-30T11:15:00Z" w16du:dateUtc="2026-04-30T09:15:00Z"/>
              </w:rPr>
            </w:pPr>
            <w:ins w:id="300" w:author="Jakob Binder" w:date="2026-04-30T11:18:00Z">
              <w:r w:rsidRPr="001D5ED7">
                <w:t>        Return only the JSON object.</w:t>
              </w:r>
            </w:ins>
          </w:p>
        </w:tc>
      </w:tr>
    </w:tbl>
    <w:p w14:paraId="2E4F84E5" w14:textId="674E325D" w:rsidR="0000338B" w:rsidRDefault="001D5ED7" w:rsidP="00CC196C">
      <w:ins w:id="301" w:author="Jakob Binder" w:date="2026-04-30T11:15:00Z" w16du:dateUtc="2026-04-30T09:15:00Z">
        <w:r>
          <w:t xml:space="preserve"> </w:t>
        </w:r>
      </w:ins>
    </w:p>
    <w:p w14:paraId="2D8AD32F" w14:textId="77777777" w:rsidR="00D5170A" w:rsidRDefault="00D5170A" w:rsidP="00CC196C"/>
    <w:p w14:paraId="57512C6F" w14:textId="77777777" w:rsidR="00D5170A" w:rsidRDefault="00D5170A" w:rsidP="00CC196C"/>
    <w:p w14:paraId="30C4D993" w14:textId="77777777" w:rsidR="00D5170A" w:rsidRDefault="00D5170A" w:rsidP="00CC196C"/>
    <w:p w14:paraId="21083D32" w14:textId="77777777" w:rsidR="00D5170A" w:rsidRDefault="00D5170A" w:rsidP="00CC196C"/>
    <w:p w14:paraId="18856693" w14:textId="77777777" w:rsidR="00D5170A" w:rsidRDefault="00D5170A" w:rsidP="00CC196C"/>
    <w:p w14:paraId="44AF5411" w14:textId="77777777" w:rsidR="00D5170A" w:rsidRDefault="00D5170A" w:rsidP="00CC196C"/>
    <w:p w14:paraId="23A01845" w14:textId="77777777" w:rsidR="00D5170A" w:rsidRDefault="00D5170A" w:rsidP="00CC196C"/>
    <w:p w14:paraId="4D77C00F" w14:textId="77777777" w:rsidR="00D5170A" w:rsidRDefault="00D5170A" w:rsidP="00CC196C"/>
    <w:p w14:paraId="5316E8D4" w14:textId="77777777" w:rsidR="00D5170A" w:rsidRDefault="00D5170A" w:rsidP="00CC196C"/>
    <w:p w14:paraId="198EC8D1" w14:textId="12C591BD" w:rsidR="00D5170A" w:rsidRPr="0000338B" w:rsidRDefault="00D5170A" w:rsidP="00D5170A"/>
    <w:sectPr w:rsidR="00D5170A" w:rsidRPr="0000338B">
      <w:pgSz w:w="12240" w:h="15840"/>
      <w:pgMar w:top="1701" w:right="1134" w:bottom="1701"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ai Kaarsen" w:date="2026-04-20T10:58:00Z" w:initials="NK">
    <w:p w14:paraId="783761C6" w14:textId="77777777" w:rsidR="005E467E" w:rsidRDefault="00BB69EC" w:rsidP="005E467E">
      <w:pPr>
        <w:pStyle w:val="CommentText"/>
      </w:pPr>
      <w:r>
        <w:rPr>
          <w:rStyle w:val="CommentReference"/>
        </w:rPr>
        <w:annotationRef/>
      </w:r>
      <w:r w:rsidR="005E467E">
        <w:t>We should probably insert the number of articles in each step in the illustration of the pipeline</w:t>
      </w:r>
    </w:p>
    <w:p w14:paraId="7FAEE921" w14:textId="77777777" w:rsidR="005E467E" w:rsidRDefault="005E467E" w:rsidP="005E467E">
      <w:pPr>
        <w:pStyle w:val="CommentText"/>
      </w:pPr>
    </w:p>
    <w:p w14:paraId="0F9C0C8B" w14:textId="77777777" w:rsidR="005E467E" w:rsidRDefault="005E467E" w:rsidP="005E467E">
      <w:pPr>
        <w:pStyle w:val="CommentText"/>
      </w:pPr>
      <w:r>
        <w:t>Insert definitions of HQ - maybe in the close reading section.</w:t>
      </w:r>
    </w:p>
  </w:comment>
  <w:comment w:id="32" w:author="Nicolai Kaarsen" w:date="2026-04-28T13:15:00Z" w:initials="NK">
    <w:p w14:paraId="5726E74C" w14:textId="77777777" w:rsidR="00006E69" w:rsidRDefault="00930166" w:rsidP="00006E69">
      <w:pPr>
        <w:pStyle w:val="CommentText"/>
      </w:pPr>
      <w:r>
        <w:rPr>
          <w:rStyle w:val="CommentReference"/>
        </w:rPr>
        <w:annotationRef/>
      </w:r>
      <w:r w:rsidR="00006E69">
        <w:t>We should probably update this with number of articles in each step</w:t>
      </w:r>
    </w:p>
  </w:comment>
  <w:comment w:id="33" w:author="Nicolai Kaarsen" w:date="2026-04-29T09:11:00Z" w:initials="NK">
    <w:p w14:paraId="1BD3215A" w14:textId="5B24112A" w:rsidR="00006E69" w:rsidRDefault="00006E69" w:rsidP="00006E69">
      <w:pPr>
        <w:pStyle w:val="CommentText"/>
      </w:pPr>
      <w:r>
        <w:rPr>
          <w:rStyle w:val="CommentReference"/>
        </w:rPr>
        <w:annotationRef/>
      </w:r>
      <w:r>
        <w:t xml:space="preserve">Also: Mention which model is used in each step </w:t>
      </w:r>
    </w:p>
  </w:comment>
  <w:comment w:id="34" w:author="Nicolai Kaarsen" w:date="2026-04-29T09:12:00Z" w:initials="NK">
    <w:p w14:paraId="42C98814" w14:textId="77777777" w:rsidR="00006E69" w:rsidRDefault="00006E69" w:rsidP="00006E69">
      <w:pPr>
        <w:pStyle w:val="CommentText"/>
      </w:pPr>
      <w:r>
        <w:rPr>
          <w:rStyle w:val="CommentReference"/>
        </w:rPr>
        <w:annotationRef/>
      </w:r>
      <w:r>
        <w:t>Also: Same numbering as in sections (so 1 is article collection etc.)</w:t>
      </w:r>
    </w:p>
  </w:comment>
  <w:comment w:id="35" w:author="Jakob Binder" w:date="2026-05-04T10:25:00Z" w:initials="JB">
    <w:p w14:paraId="16493700" w14:textId="77777777" w:rsidR="00764BB7" w:rsidRDefault="00764BB7" w:rsidP="00764BB7">
      <w:pPr>
        <w:pStyle w:val="CommentText"/>
      </w:pPr>
      <w:r>
        <w:rPr>
          <w:rStyle w:val="CommentReference"/>
        </w:rPr>
        <w:annotationRef/>
      </w:r>
      <w:r>
        <w:t>Mention why 0.7? And that we are aware that the score is arbitrary?</w:t>
      </w:r>
    </w:p>
  </w:comment>
  <w:comment w:id="36" w:author="Nicolai Kaarsen" w:date="2026-04-28T13:38:00Z" w:initials="NK">
    <w:p w14:paraId="52FE6DF7" w14:textId="774DA033" w:rsidR="00764B23" w:rsidRDefault="00764B23" w:rsidP="00764B23">
      <w:pPr>
        <w:pStyle w:val="CommentText"/>
      </w:pPr>
      <w:r>
        <w:rPr>
          <w:rStyle w:val="CommentReference"/>
        </w:rPr>
        <w:annotationRef/>
      </w:r>
      <w:r>
        <w:t>Maybe we should be more precise here? Did we in fact remove any firms or just used it as a guide?</w:t>
      </w:r>
    </w:p>
  </w:comment>
  <w:comment w:id="49" w:author="Nicolai Kaarsen" w:date="2026-04-28T14:09:00Z" w:initials="NK">
    <w:p w14:paraId="2674CF18" w14:textId="77777777" w:rsidR="00E66C2A" w:rsidRDefault="00E66C2A" w:rsidP="00E66C2A">
      <w:pPr>
        <w:pStyle w:val="CommentText"/>
      </w:pPr>
      <w:r>
        <w:rPr>
          <w:rStyle w:val="CommentReference"/>
        </w:rPr>
        <w:annotationRef/>
      </w:r>
      <w:r>
        <w:t>Number</w:t>
      </w:r>
    </w:p>
  </w:comment>
  <w:comment w:id="54" w:author="Nicolai Kaarsen" w:date="2026-04-28T14:09:00Z" w:initials="NK">
    <w:p w14:paraId="7A9DD199" w14:textId="77777777" w:rsidR="00E66C2A" w:rsidRDefault="00E66C2A" w:rsidP="00E66C2A">
      <w:pPr>
        <w:pStyle w:val="CommentText"/>
      </w:pPr>
      <w:r>
        <w:rPr>
          <w:rStyle w:val="CommentReference"/>
        </w:rPr>
        <w:annotationRef/>
      </w:r>
      <w:r>
        <w:t>Number</w:t>
      </w:r>
    </w:p>
  </w:comment>
  <w:comment w:id="70" w:author="Nicolai Kaarsen" w:date="2026-04-28T13:33:00Z" w:initials="NK">
    <w:p w14:paraId="3A1B5117" w14:textId="31F048C7" w:rsidR="00CE4DBE" w:rsidRDefault="00CE4DBE" w:rsidP="00CE4DBE">
      <w:pPr>
        <w:pStyle w:val="CommentText"/>
      </w:pPr>
      <w:r>
        <w:rPr>
          <w:rStyle w:val="CommentReference"/>
        </w:rPr>
        <w:annotationRef/>
      </w:r>
      <w:r>
        <w:t>Insert number</w:t>
      </w:r>
    </w:p>
  </w:comment>
  <w:comment w:id="73" w:author="Nicolai Kaarsen" w:date="2026-04-28T13:33:00Z" w:initials="NK">
    <w:p w14:paraId="767FC6F0" w14:textId="77777777" w:rsidR="00CE4DBE" w:rsidRDefault="00CE4DBE" w:rsidP="00CE4DBE">
      <w:pPr>
        <w:pStyle w:val="CommentText"/>
      </w:pPr>
      <w:r>
        <w:rPr>
          <w:rStyle w:val="CommentReference"/>
        </w:rPr>
        <w:annotationRef/>
      </w:r>
      <w:r>
        <w:t>Insert number</w:t>
      </w:r>
    </w:p>
  </w:comment>
  <w:comment w:id="82" w:author="Nicolai Kaarsen" w:date="2026-04-28T13:14:00Z" w:initials="NK">
    <w:p w14:paraId="6859A535" w14:textId="61218777" w:rsidR="00CC196C" w:rsidRDefault="00CC196C" w:rsidP="00CC196C">
      <w:pPr>
        <w:pStyle w:val="CommentText"/>
      </w:pPr>
      <w:r>
        <w:rPr>
          <w:rStyle w:val="CommentReference"/>
        </w:rPr>
        <w:annotationRef/>
      </w:r>
      <w:r>
        <w:t>@Jakob: Could you fill this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9C0C8B" w15:done="0"/>
  <w15:commentEx w15:paraId="5726E74C" w15:done="1"/>
  <w15:commentEx w15:paraId="1BD3215A" w15:paraIdParent="5726E74C" w15:done="1"/>
  <w15:commentEx w15:paraId="42C98814" w15:paraIdParent="5726E74C" w15:done="1"/>
  <w15:commentEx w15:paraId="16493700" w15:done="0"/>
  <w15:commentEx w15:paraId="52FE6DF7" w15:done="0"/>
  <w15:commentEx w15:paraId="2674CF18" w15:done="0"/>
  <w15:commentEx w15:paraId="7A9DD199" w15:done="0"/>
  <w15:commentEx w15:paraId="3A1B5117" w15:done="0"/>
  <w15:commentEx w15:paraId="767FC6F0" w15:done="0"/>
  <w15:commentEx w15:paraId="6859A5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8C318E" w16cex:dateUtc="2026-04-20T08:58:00Z"/>
  <w16cex:commentExtensible w16cex:durableId="3CF9D43D" w16cex:dateUtc="2026-04-28T11:15:00Z"/>
  <w16cex:commentExtensible w16cex:durableId="39D83F5E" w16cex:dateUtc="2026-04-29T07:11:00Z"/>
  <w16cex:commentExtensible w16cex:durableId="5EB9E180" w16cex:dateUtc="2026-04-29T07:12:00Z"/>
  <w16cex:commentExtensible w16cex:durableId="3530098B" w16cex:dateUtc="2026-05-04T08:25:00Z"/>
  <w16cex:commentExtensible w16cex:durableId="2AD040E9" w16cex:dateUtc="2026-04-28T11:38:00Z"/>
  <w16cex:commentExtensible w16cex:durableId="6ECCF075" w16cex:dateUtc="2026-04-28T12:09:00Z"/>
  <w16cex:commentExtensible w16cex:durableId="2F5232DB" w16cex:dateUtc="2026-04-28T12:09:00Z"/>
  <w16cex:commentExtensible w16cex:durableId="76B4787A" w16cex:dateUtc="2026-04-28T11:33:00Z"/>
  <w16cex:commentExtensible w16cex:durableId="71C4A915" w16cex:dateUtc="2026-04-28T11:33:00Z"/>
  <w16cex:commentExtensible w16cex:durableId="5F906E4C" w16cex:dateUtc="2026-04-28T1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9C0C8B" w16cid:durableId="368C318E"/>
  <w16cid:commentId w16cid:paraId="5726E74C" w16cid:durableId="3CF9D43D"/>
  <w16cid:commentId w16cid:paraId="1BD3215A" w16cid:durableId="39D83F5E"/>
  <w16cid:commentId w16cid:paraId="42C98814" w16cid:durableId="5EB9E180"/>
  <w16cid:commentId w16cid:paraId="16493700" w16cid:durableId="3530098B"/>
  <w16cid:commentId w16cid:paraId="52FE6DF7" w16cid:durableId="2AD040E9"/>
  <w16cid:commentId w16cid:paraId="2674CF18" w16cid:durableId="6ECCF075"/>
  <w16cid:commentId w16cid:paraId="7A9DD199" w16cid:durableId="2F5232DB"/>
  <w16cid:commentId w16cid:paraId="3A1B5117" w16cid:durableId="76B4787A"/>
  <w16cid:commentId w16cid:paraId="767FC6F0" w16cid:durableId="71C4A915"/>
  <w16cid:commentId w16cid:paraId="6859A535" w16cid:durableId="5F906E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526"/>
    <w:multiLevelType w:val="multilevel"/>
    <w:tmpl w:val="66F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471F"/>
    <w:multiLevelType w:val="multilevel"/>
    <w:tmpl w:val="78C6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508D4"/>
    <w:multiLevelType w:val="multilevel"/>
    <w:tmpl w:val="A5BA462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3A6C14"/>
    <w:multiLevelType w:val="multilevel"/>
    <w:tmpl w:val="F68A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34F89"/>
    <w:multiLevelType w:val="multilevel"/>
    <w:tmpl w:val="E2A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37EE0"/>
    <w:multiLevelType w:val="multilevel"/>
    <w:tmpl w:val="567E7F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685D26"/>
    <w:multiLevelType w:val="multilevel"/>
    <w:tmpl w:val="9CE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C73B4"/>
    <w:multiLevelType w:val="multilevel"/>
    <w:tmpl w:val="40C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2029D"/>
    <w:multiLevelType w:val="hybridMultilevel"/>
    <w:tmpl w:val="F1B0AE9E"/>
    <w:lvl w:ilvl="0" w:tplc="91F8758E">
      <w:start w:val="1"/>
      <w:numFmt w:val="bullet"/>
      <w:lvlText w:val="•"/>
      <w:lvlJc w:val="left"/>
      <w:pPr>
        <w:tabs>
          <w:tab w:val="num" w:pos="720"/>
        </w:tabs>
        <w:ind w:left="720" w:hanging="360"/>
      </w:pPr>
      <w:rPr>
        <w:rFonts w:ascii="Times New Roman" w:hAnsi="Times New Roman" w:hint="default"/>
      </w:rPr>
    </w:lvl>
    <w:lvl w:ilvl="1" w:tplc="31E45390" w:tentative="1">
      <w:start w:val="1"/>
      <w:numFmt w:val="bullet"/>
      <w:lvlText w:val="•"/>
      <w:lvlJc w:val="left"/>
      <w:pPr>
        <w:tabs>
          <w:tab w:val="num" w:pos="1440"/>
        </w:tabs>
        <w:ind w:left="1440" w:hanging="360"/>
      </w:pPr>
      <w:rPr>
        <w:rFonts w:ascii="Times New Roman" w:hAnsi="Times New Roman" w:hint="default"/>
      </w:rPr>
    </w:lvl>
    <w:lvl w:ilvl="2" w:tplc="1EE6E7AA" w:tentative="1">
      <w:start w:val="1"/>
      <w:numFmt w:val="bullet"/>
      <w:lvlText w:val="•"/>
      <w:lvlJc w:val="left"/>
      <w:pPr>
        <w:tabs>
          <w:tab w:val="num" w:pos="2160"/>
        </w:tabs>
        <w:ind w:left="2160" w:hanging="360"/>
      </w:pPr>
      <w:rPr>
        <w:rFonts w:ascii="Times New Roman" w:hAnsi="Times New Roman" w:hint="default"/>
      </w:rPr>
    </w:lvl>
    <w:lvl w:ilvl="3" w:tplc="1F72AB7A" w:tentative="1">
      <w:start w:val="1"/>
      <w:numFmt w:val="bullet"/>
      <w:lvlText w:val="•"/>
      <w:lvlJc w:val="left"/>
      <w:pPr>
        <w:tabs>
          <w:tab w:val="num" w:pos="2880"/>
        </w:tabs>
        <w:ind w:left="2880" w:hanging="360"/>
      </w:pPr>
      <w:rPr>
        <w:rFonts w:ascii="Times New Roman" w:hAnsi="Times New Roman" w:hint="default"/>
      </w:rPr>
    </w:lvl>
    <w:lvl w:ilvl="4" w:tplc="17CA042A" w:tentative="1">
      <w:start w:val="1"/>
      <w:numFmt w:val="bullet"/>
      <w:lvlText w:val="•"/>
      <w:lvlJc w:val="left"/>
      <w:pPr>
        <w:tabs>
          <w:tab w:val="num" w:pos="3600"/>
        </w:tabs>
        <w:ind w:left="3600" w:hanging="360"/>
      </w:pPr>
      <w:rPr>
        <w:rFonts w:ascii="Times New Roman" w:hAnsi="Times New Roman" w:hint="default"/>
      </w:rPr>
    </w:lvl>
    <w:lvl w:ilvl="5" w:tplc="3DE616D2" w:tentative="1">
      <w:start w:val="1"/>
      <w:numFmt w:val="bullet"/>
      <w:lvlText w:val="•"/>
      <w:lvlJc w:val="left"/>
      <w:pPr>
        <w:tabs>
          <w:tab w:val="num" w:pos="4320"/>
        </w:tabs>
        <w:ind w:left="4320" w:hanging="360"/>
      </w:pPr>
      <w:rPr>
        <w:rFonts w:ascii="Times New Roman" w:hAnsi="Times New Roman" w:hint="default"/>
      </w:rPr>
    </w:lvl>
    <w:lvl w:ilvl="6" w:tplc="E0640064" w:tentative="1">
      <w:start w:val="1"/>
      <w:numFmt w:val="bullet"/>
      <w:lvlText w:val="•"/>
      <w:lvlJc w:val="left"/>
      <w:pPr>
        <w:tabs>
          <w:tab w:val="num" w:pos="5040"/>
        </w:tabs>
        <w:ind w:left="5040" w:hanging="360"/>
      </w:pPr>
      <w:rPr>
        <w:rFonts w:ascii="Times New Roman" w:hAnsi="Times New Roman" w:hint="default"/>
      </w:rPr>
    </w:lvl>
    <w:lvl w:ilvl="7" w:tplc="6566533A" w:tentative="1">
      <w:start w:val="1"/>
      <w:numFmt w:val="bullet"/>
      <w:lvlText w:val="•"/>
      <w:lvlJc w:val="left"/>
      <w:pPr>
        <w:tabs>
          <w:tab w:val="num" w:pos="5760"/>
        </w:tabs>
        <w:ind w:left="5760" w:hanging="360"/>
      </w:pPr>
      <w:rPr>
        <w:rFonts w:ascii="Times New Roman" w:hAnsi="Times New Roman" w:hint="default"/>
      </w:rPr>
    </w:lvl>
    <w:lvl w:ilvl="8" w:tplc="558C6DA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B603B1B"/>
    <w:multiLevelType w:val="multilevel"/>
    <w:tmpl w:val="5760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E0512"/>
    <w:multiLevelType w:val="hybridMultilevel"/>
    <w:tmpl w:val="6DE0AA70"/>
    <w:lvl w:ilvl="0" w:tplc="62DCED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DF12E4"/>
    <w:multiLevelType w:val="multilevel"/>
    <w:tmpl w:val="B3AA11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02576F"/>
    <w:multiLevelType w:val="multilevel"/>
    <w:tmpl w:val="F68E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83E4E"/>
    <w:multiLevelType w:val="multilevel"/>
    <w:tmpl w:val="C88A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57F0D"/>
    <w:multiLevelType w:val="multilevel"/>
    <w:tmpl w:val="3820A98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76A6C50"/>
    <w:multiLevelType w:val="multilevel"/>
    <w:tmpl w:val="094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76FF4"/>
    <w:multiLevelType w:val="hybridMultilevel"/>
    <w:tmpl w:val="F17CD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130CC"/>
    <w:multiLevelType w:val="hybridMultilevel"/>
    <w:tmpl w:val="D15683E8"/>
    <w:lvl w:ilvl="0" w:tplc="EE1C38D6">
      <w:start w:val="2"/>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66701B42"/>
    <w:multiLevelType w:val="multilevel"/>
    <w:tmpl w:val="E732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119B1"/>
    <w:multiLevelType w:val="multilevel"/>
    <w:tmpl w:val="BAA25AF2"/>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21E325A"/>
    <w:multiLevelType w:val="hybridMultilevel"/>
    <w:tmpl w:val="509CEAD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735D1541"/>
    <w:multiLevelType w:val="multilevel"/>
    <w:tmpl w:val="3B4E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282728">
    <w:abstractNumId w:val="19"/>
  </w:num>
  <w:num w:numId="2" w16cid:durableId="1340813474">
    <w:abstractNumId w:val="16"/>
  </w:num>
  <w:num w:numId="3" w16cid:durableId="518471823">
    <w:abstractNumId w:val="5"/>
  </w:num>
  <w:num w:numId="4" w16cid:durableId="1732070879">
    <w:abstractNumId w:val="2"/>
  </w:num>
  <w:num w:numId="5" w16cid:durableId="1603609847">
    <w:abstractNumId w:val="11"/>
  </w:num>
  <w:num w:numId="6" w16cid:durableId="1511218794">
    <w:abstractNumId w:val="14"/>
  </w:num>
  <w:num w:numId="7" w16cid:durableId="1199320331">
    <w:abstractNumId w:val="10"/>
  </w:num>
  <w:num w:numId="8" w16cid:durableId="1576862896">
    <w:abstractNumId w:val="17"/>
  </w:num>
  <w:num w:numId="9" w16cid:durableId="1163934354">
    <w:abstractNumId w:val="20"/>
  </w:num>
  <w:num w:numId="10" w16cid:durableId="1323387187">
    <w:abstractNumId w:val="8"/>
  </w:num>
  <w:num w:numId="11" w16cid:durableId="1425305188">
    <w:abstractNumId w:val="18"/>
  </w:num>
  <w:num w:numId="12" w16cid:durableId="59327696">
    <w:abstractNumId w:val="9"/>
  </w:num>
  <w:num w:numId="13" w16cid:durableId="1711107139">
    <w:abstractNumId w:val="1"/>
  </w:num>
  <w:num w:numId="14" w16cid:durableId="1015695062">
    <w:abstractNumId w:val="3"/>
  </w:num>
  <w:num w:numId="15" w16cid:durableId="1009914572">
    <w:abstractNumId w:val="6"/>
  </w:num>
  <w:num w:numId="16" w16cid:durableId="922639325">
    <w:abstractNumId w:val="7"/>
  </w:num>
  <w:num w:numId="17" w16cid:durableId="233470804">
    <w:abstractNumId w:val="12"/>
  </w:num>
  <w:num w:numId="18" w16cid:durableId="741023844">
    <w:abstractNumId w:val="13"/>
  </w:num>
  <w:num w:numId="19" w16cid:durableId="1852141043">
    <w:abstractNumId w:val="15"/>
  </w:num>
  <w:num w:numId="20" w16cid:durableId="1451630791">
    <w:abstractNumId w:val="21"/>
  </w:num>
  <w:num w:numId="21" w16cid:durableId="688069669">
    <w:abstractNumId w:val="4"/>
  </w:num>
  <w:num w:numId="22" w16cid:durableId="15824423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i Kaarsen">
    <w15:presenceInfo w15:providerId="AD" w15:userId="S::nk@rff.dk::cf1d7f9d-c702-49be-b9a6-aea477cc4d55"/>
  </w15:person>
  <w15:person w15:author="Jakob Binder">
    <w15:presenceInfo w15:providerId="AD" w15:userId="S::jab@rff.dk::33a3d597-eed5-44b0-802d-b2f0314f85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12B"/>
    <w:rsid w:val="0000338B"/>
    <w:rsid w:val="00006E69"/>
    <w:rsid w:val="00012773"/>
    <w:rsid w:val="000520C2"/>
    <w:rsid w:val="00060052"/>
    <w:rsid w:val="00075AA3"/>
    <w:rsid w:val="00077B0D"/>
    <w:rsid w:val="000E1CD6"/>
    <w:rsid w:val="001534F9"/>
    <w:rsid w:val="00156847"/>
    <w:rsid w:val="0016769F"/>
    <w:rsid w:val="00172316"/>
    <w:rsid w:val="001A6580"/>
    <w:rsid w:val="001D5ED7"/>
    <w:rsid w:val="001F14C5"/>
    <w:rsid w:val="00206E8C"/>
    <w:rsid w:val="00221413"/>
    <w:rsid w:val="00222201"/>
    <w:rsid w:val="0022573A"/>
    <w:rsid w:val="002635E4"/>
    <w:rsid w:val="002832E5"/>
    <w:rsid w:val="002A32C1"/>
    <w:rsid w:val="002A46D3"/>
    <w:rsid w:val="002A5544"/>
    <w:rsid w:val="002F0D8E"/>
    <w:rsid w:val="00362508"/>
    <w:rsid w:val="00364C91"/>
    <w:rsid w:val="003F7D0C"/>
    <w:rsid w:val="00447486"/>
    <w:rsid w:val="0047744B"/>
    <w:rsid w:val="00570739"/>
    <w:rsid w:val="0057169E"/>
    <w:rsid w:val="0059377A"/>
    <w:rsid w:val="005A28EC"/>
    <w:rsid w:val="005E467E"/>
    <w:rsid w:val="005E62A9"/>
    <w:rsid w:val="00626C7F"/>
    <w:rsid w:val="00672A59"/>
    <w:rsid w:val="006956B3"/>
    <w:rsid w:val="006A0B0E"/>
    <w:rsid w:val="006C4CC2"/>
    <w:rsid w:val="006D640B"/>
    <w:rsid w:val="007036F8"/>
    <w:rsid w:val="0076362F"/>
    <w:rsid w:val="00764B23"/>
    <w:rsid w:val="00764BB7"/>
    <w:rsid w:val="00767E40"/>
    <w:rsid w:val="007A4E34"/>
    <w:rsid w:val="007B588F"/>
    <w:rsid w:val="008174A5"/>
    <w:rsid w:val="0082237C"/>
    <w:rsid w:val="0082590B"/>
    <w:rsid w:val="008528BD"/>
    <w:rsid w:val="008541DB"/>
    <w:rsid w:val="00881E03"/>
    <w:rsid w:val="008D7F6D"/>
    <w:rsid w:val="00930166"/>
    <w:rsid w:val="00952EC5"/>
    <w:rsid w:val="0096673E"/>
    <w:rsid w:val="00970243"/>
    <w:rsid w:val="009721DC"/>
    <w:rsid w:val="00A12C53"/>
    <w:rsid w:val="00A5537C"/>
    <w:rsid w:val="00A63B29"/>
    <w:rsid w:val="00A701A7"/>
    <w:rsid w:val="00A76E38"/>
    <w:rsid w:val="00AA5F80"/>
    <w:rsid w:val="00AB4E26"/>
    <w:rsid w:val="00B86DDB"/>
    <w:rsid w:val="00BA1ACD"/>
    <w:rsid w:val="00BA77C1"/>
    <w:rsid w:val="00BB69EC"/>
    <w:rsid w:val="00BE3528"/>
    <w:rsid w:val="00C02934"/>
    <w:rsid w:val="00C10D3B"/>
    <w:rsid w:val="00C224B2"/>
    <w:rsid w:val="00C307C4"/>
    <w:rsid w:val="00C64957"/>
    <w:rsid w:val="00C654EF"/>
    <w:rsid w:val="00C671B3"/>
    <w:rsid w:val="00C7269B"/>
    <w:rsid w:val="00C77DD2"/>
    <w:rsid w:val="00CA6D1E"/>
    <w:rsid w:val="00CC196C"/>
    <w:rsid w:val="00CE4DBE"/>
    <w:rsid w:val="00D2112B"/>
    <w:rsid w:val="00D5170A"/>
    <w:rsid w:val="00D815DC"/>
    <w:rsid w:val="00D90880"/>
    <w:rsid w:val="00E66C2A"/>
    <w:rsid w:val="00EA4B94"/>
    <w:rsid w:val="00EC185D"/>
    <w:rsid w:val="00EC55E0"/>
    <w:rsid w:val="00EE7221"/>
    <w:rsid w:val="00EF6C2E"/>
    <w:rsid w:val="00F131F7"/>
    <w:rsid w:val="00F30676"/>
    <w:rsid w:val="00F33853"/>
    <w:rsid w:val="00F966B8"/>
    <w:rsid w:val="00FA2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7D142"/>
  <w15:chartTrackingRefBased/>
  <w15:docId w15:val="{2B6313D6-75D5-4E8E-A3BD-7F53BCEA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37C"/>
  </w:style>
  <w:style w:type="paragraph" w:styleId="Heading1">
    <w:name w:val="heading 1"/>
    <w:basedOn w:val="Normal"/>
    <w:next w:val="Normal"/>
    <w:link w:val="Heading1Char"/>
    <w:uiPriority w:val="9"/>
    <w:qFormat/>
    <w:rsid w:val="00D21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12B"/>
    <w:rPr>
      <w:rFonts w:eastAsiaTheme="majorEastAsia" w:cstheme="majorBidi"/>
      <w:color w:val="272727" w:themeColor="text1" w:themeTint="D8"/>
    </w:rPr>
  </w:style>
  <w:style w:type="paragraph" w:styleId="Title">
    <w:name w:val="Title"/>
    <w:basedOn w:val="Normal"/>
    <w:next w:val="Normal"/>
    <w:link w:val="TitleChar"/>
    <w:uiPriority w:val="10"/>
    <w:qFormat/>
    <w:rsid w:val="00D21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12B"/>
    <w:pPr>
      <w:spacing w:before="160"/>
      <w:jc w:val="center"/>
    </w:pPr>
    <w:rPr>
      <w:i/>
      <w:iCs/>
      <w:color w:val="404040" w:themeColor="text1" w:themeTint="BF"/>
    </w:rPr>
  </w:style>
  <w:style w:type="character" w:customStyle="1" w:styleId="QuoteChar">
    <w:name w:val="Quote Char"/>
    <w:basedOn w:val="DefaultParagraphFont"/>
    <w:link w:val="Quote"/>
    <w:uiPriority w:val="29"/>
    <w:rsid w:val="00D2112B"/>
    <w:rPr>
      <w:i/>
      <w:iCs/>
      <w:color w:val="404040" w:themeColor="text1" w:themeTint="BF"/>
    </w:rPr>
  </w:style>
  <w:style w:type="paragraph" w:styleId="ListParagraph">
    <w:name w:val="List Paragraph"/>
    <w:basedOn w:val="Normal"/>
    <w:uiPriority w:val="34"/>
    <w:qFormat/>
    <w:rsid w:val="00D2112B"/>
    <w:pPr>
      <w:ind w:left="720"/>
      <w:contextualSpacing/>
    </w:pPr>
  </w:style>
  <w:style w:type="character" w:styleId="IntenseEmphasis">
    <w:name w:val="Intense Emphasis"/>
    <w:basedOn w:val="DefaultParagraphFont"/>
    <w:uiPriority w:val="21"/>
    <w:qFormat/>
    <w:rsid w:val="00D2112B"/>
    <w:rPr>
      <w:i/>
      <w:iCs/>
      <w:color w:val="0F4761" w:themeColor="accent1" w:themeShade="BF"/>
    </w:rPr>
  </w:style>
  <w:style w:type="paragraph" w:styleId="IntenseQuote">
    <w:name w:val="Intense Quote"/>
    <w:basedOn w:val="Normal"/>
    <w:next w:val="Normal"/>
    <w:link w:val="IntenseQuoteChar"/>
    <w:uiPriority w:val="30"/>
    <w:qFormat/>
    <w:rsid w:val="00D21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12B"/>
    <w:rPr>
      <w:i/>
      <w:iCs/>
      <w:color w:val="0F4761" w:themeColor="accent1" w:themeShade="BF"/>
    </w:rPr>
  </w:style>
  <w:style w:type="character" w:styleId="IntenseReference">
    <w:name w:val="Intense Reference"/>
    <w:basedOn w:val="DefaultParagraphFont"/>
    <w:uiPriority w:val="32"/>
    <w:qFormat/>
    <w:rsid w:val="00D2112B"/>
    <w:rPr>
      <w:b/>
      <w:bCs/>
      <w:smallCaps/>
      <w:color w:val="0F4761" w:themeColor="accent1" w:themeShade="BF"/>
      <w:spacing w:val="5"/>
    </w:rPr>
  </w:style>
  <w:style w:type="paragraph" w:styleId="NormalWeb">
    <w:name w:val="Normal (Web)"/>
    <w:basedOn w:val="Normal"/>
    <w:uiPriority w:val="99"/>
    <w:semiHidden/>
    <w:unhideWhenUsed/>
    <w:rsid w:val="00952EC5"/>
    <w:rPr>
      <w:rFonts w:ascii="Times New Roman" w:hAnsi="Times New Roman" w:cs="Times New Roman"/>
    </w:rPr>
  </w:style>
  <w:style w:type="character" w:styleId="CommentReference">
    <w:name w:val="annotation reference"/>
    <w:basedOn w:val="DefaultParagraphFont"/>
    <w:uiPriority w:val="99"/>
    <w:semiHidden/>
    <w:unhideWhenUsed/>
    <w:rsid w:val="00BB69EC"/>
    <w:rPr>
      <w:sz w:val="16"/>
      <w:szCs w:val="16"/>
    </w:rPr>
  </w:style>
  <w:style w:type="paragraph" w:styleId="CommentText">
    <w:name w:val="annotation text"/>
    <w:basedOn w:val="Normal"/>
    <w:link w:val="CommentTextChar"/>
    <w:uiPriority w:val="99"/>
    <w:unhideWhenUsed/>
    <w:rsid w:val="00BB69EC"/>
    <w:pPr>
      <w:spacing w:line="240" w:lineRule="auto"/>
    </w:pPr>
    <w:rPr>
      <w:sz w:val="20"/>
      <w:szCs w:val="20"/>
    </w:rPr>
  </w:style>
  <w:style w:type="character" w:customStyle="1" w:styleId="CommentTextChar">
    <w:name w:val="Comment Text Char"/>
    <w:basedOn w:val="DefaultParagraphFont"/>
    <w:link w:val="CommentText"/>
    <w:uiPriority w:val="99"/>
    <w:rsid w:val="00BB69EC"/>
    <w:rPr>
      <w:sz w:val="20"/>
      <w:szCs w:val="20"/>
    </w:rPr>
  </w:style>
  <w:style w:type="paragraph" w:styleId="CommentSubject">
    <w:name w:val="annotation subject"/>
    <w:basedOn w:val="CommentText"/>
    <w:next w:val="CommentText"/>
    <w:link w:val="CommentSubjectChar"/>
    <w:uiPriority w:val="99"/>
    <w:semiHidden/>
    <w:unhideWhenUsed/>
    <w:rsid w:val="00BB69EC"/>
    <w:rPr>
      <w:b/>
      <w:bCs/>
    </w:rPr>
  </w:style>
  <w:style w:type="character" w:customStyle="1" w:styleId="CommentSubjectChar">
    <w:name w:val="Comment Subject Char"/>
    <w:basedOn w:val="CommentTextChar"/>
    <w:link w:val="CommentSubject"/>
    <w:uiPriority w:val="99"/>
    <w:semiHidden/>
    <w:rsid w:val="00BB69EC"/>
    <w:rPr>
      <w:b/>
      <w:bCs/>
      <w:sz w:val="20"/>
      <w:szCs w:val="20"/>
    </w:rPr>
  </w:style>
  <w:style w:type="paragraph" w:styleId="Revision">
    <w:name w:val="Revision"/>
    <w:hidden/>
    <w:uiPriority w:val="99"/>
    <w:semiHidden/>
    <w:rsid w:val="005E467E"/>
    <w:pPr>
      <w:spacing w:after="0" w:line="240" w:lineRule="auto"/>
    </w:pPr>
  </w:style>
  <w:style w:type="character" w:styleId="Hyperlink">
    <w:name w:val="Hyperlink"/>
    <w:basedOn w:val="DefaultParagraphFont"/>
    <w:uiPriority w:val="99"/>
    <w:unhideWhenUsed/>
    <w:rsid w:val="00EA4B94"/>
    <w:rPr>
      <w:color w:val="467886" w:themeColor="hyperlink"/>
      <w:u w:val="single"/>
    </w:rPr>
  </w:style>
  <w:style w:type="character" w:styleId="UnresolvedMention">
    <w:name w:val="Unresolved Mention"/>
    <w:basedOn w:val="DefaultParagraphFont"/>
    <w:uiPriority w:val="99"/>
    <w:semiHidden/>
    <w:unhideWhenUsed/>
    <w:rsid w:val="00EA4B94"/>
    <w:rPr>
      <w:color w:val="605E5C"/>
      <w:shd w:val="clear" w:color="auto" w:fill="E1DFDD"/>
    </w:rPr>
  </w:style>
  <w:style w:type="table" w:styleId="TableGrid">
    <w:name w:val="Table Grid"/>
    <w:basedOn w:val="TableNormal"/>
    <w:uiPriority w:val="39"/>
    <w:rsid w:val="00BA77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A77C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81E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diagramColors" Target="diagrams/colors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Data" Target="diagrams/data1.xml"/><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BE907B-F6EB-45C4-BCA7-F7A8CB51BEC1}"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US"/>
        </a:p>
      </dgm:t>
    </dgm:pt>
    <dgm:pt modelId="{570E2C50-709F-4BEB-9350-855C002EEBE7}">
      <dgm:prSet phldrT="[Text]"/>
      <dgm:spPr/>
      <dgm:t>
        <a:bodyPr/>
        <a:lstStyle/>
        <a:p>
          <a:r>
            <a:rPr lang="en-US"/>
            <a:t>1.1.1.                             Article Collection</a:t>
          </a:r>
        </a:p>
      </dgm:t>
    </dgm:pt>
    <dgm:pt modelId="{4C14C962-67C3-4EEC-88D4-86073EABE9D1}" type="parTrans" cxnId="{399301A2-DB11-4940-AE41-31E93C02664C}">
      <dgm:prSet/>
      <dgm:spPr/>
      <dgm:t>
        <a:bodyPr/>
        <a:lstStyle/>
        <a:p>
          <a:endParaRPr lang="en-US"/>
        </a:p>
      </dgm:t>
    </dgm:pt>
    <dgm:pt modelId="{3C755507-1716-4977-879B-DE46939528A0}" type="sibTrans" cxnId="{399301A2-DB11-4940-AE41-31E93C02664C}">
      <dgm:prSet/>
      <dgm:spPr/>
      <dgm:t>
        <a:bodyPr/>
        <a:lstStyle/>
        <a:p>
          <a:endParaRPr lang="en-US"/>
        </a:p>
      </dgm:t>
    </dgm:pt>
    <dgm:pt modelId="{E0BC41D3-A6AB-4CC5-BAAB-027CA538A74B}">
      <dgm:prSet phldrT="[Text]"/>
      <dgm:spPr/>
      <dgm:t>
        <a:bodyPr/>
        <a:lstStyle/>
        <a:p>
          <a:r>
            <a:rPr lang="en-US"/>
            <a:t> Scraped &gt;800,000 newspaper articles from Børsen.dk</a:t>
          </a:r>
        </a:p>
      </dgm:t>
    </dgm:pt>
    <dgm:pt modelId="{8EDF8542-E1B2-4DDB-9C7B-A9FBF3AEC269}" type="parTrans" cxnId="{61CBCFC8-CA85-4AA7-A4BA-8CC6BEC0492B}">
      <dgm:prSet/>
      <dgm:spPr/>
      <dgm:t>
        <a:bodyPr/>
        <a:lstStyle/>
        <a:p>
          <a:endParaRPr lang="en-US"/>
        </a:p>
      </dgm:t>
    </dgm:pt>
    <dgm:pt modelId="{BE13922B-C7A4-4EA9-8EDB-CA3C4DB1B80A}" type="sibTrans" cxnId="{61CBCFC8-CA85-4AA7-A4BA-8CC6BEC0492B}">
      <dgm:prSet/>
      <dgm:spPr/>
      <dgm:t>
        <a:bodyPr/>
        <a:lstStyle/>
        <a:p>
          <a:endParaRPr lang="en-US"/>
        </a:p>
      </dgm:t>
    </dgm:pt>
    <dgm:pt modelId="{1199F753-7CBD-4DB2-9736-7048E91D26A8}">
      <dgm:prSet/>
      <dgm:spPr/>
      <dgm:t>
        <a:bodyPr/>
        <a:lstStyle/>
        <a:p>
          <a:r>
            <a:rPr lang="en-US"/>
            <a:t>1.1.2                                      Information Extraction</a:t>
          </a:r>
        </a:p>
      </dgm:t>
    </dgm:pt>
    <dgm:pt modelId="{2D66239D-0F7D-4171-98CE-ADAD43086254}" type="parTrans" cxnId="{FD2CE692-4891-4D76-9A98-752791AA3C69}">
      <dgm:prSet/>
      <dgm:spPr/>
      <dgm:t>
        <a:bodyPr/>
        <a:lstStyle/>
        <a:p>
          <a:endParaRPr lang="en-US"/>
        </a:p>
      </dgm:t>
    </dgm:pt>
    <dgm:pt modelId="{0CA31BA8-FAEF-453B-8BE0-A75A42E22F50}" type="sibTrans" cxnId="{FD2CE692-4891-4D76-9A98-752791AA3C69}">
      <dgm:prSet/>
      <dgm:spPr/>
      <dgm:t>
        <a:bodyPr/>
        <a:lstStyle/>
        <a:p>
          <a:endParaRPr lang="en-US"/>
        </a:p>
      </dgm:t>
    </dgm:pt>
    <dgm:pt modelId="{76D4585E-DD72-432B-9898-5107837EA8F9}">
      <dgm:prSet/>
      <dgm:spPr/>
      <dgm:t>
        <a:bodyPr/>
        <a:lstStyle/>
        <a:p>
          <a:r>
            <a:rPr lang="en-US" b="0"/>
            <a:t>Applied an extraction model to extract explicit and implicit relocation signals from article text</a:t>
          </a:r>
        </a:p>
      </dgm:t>
    </dgm:pt>
    <dgm:pt modelId="{6CC48979-0FA3-4972-9DF2-CA2EFF6C45E1}" type="parTrans" cxnId="{F47ADB53-1843-496D-A2AA-520A4820F305}">
      <dgm:prSet/>
      <dgm:spPr/>
      <dgm:t>
        <a:bodyPr/>
        <a:lstStyle/>
        <a:p>
          <a:endParaRPr lang="en-US"/>
        </a:p>
      </dgm:t>
    </dgm:pt>
    <dgm:pt modelId="{D408E474-3C66-44D1-8AE5-5DFF0483E105}" type="sibTrans" cxnId="{F47ADB53-1843-496D-A2AA-520A4820F305}">
      <dgm:prSet/>
      <dgm:spPr/>
      <dgm:t>
        <a:bodyPr/>
        <a:lstStyle/>
        <a:p>
          <a:endParaRPr lang="en-US"/>
        </a:p>
      </dgm:t>
    </dgm:pt>
    <dgm:pt modelId="{366AA8B1-6398-4338-B08D-12DFA5BF7EEA}">
      <dgm:prSet phldrT="[Text]"/>
      <dgm:spPr/>
      <dgm:t>
        <a:bodyPr/>
        <a:lstStyle/>
        <a:p>
          <a:r>
            <a:rPr lang="en-US"/>
            <a:t>1.1.3                                   Text Classification</a:t>
          </a:r>
        </a:p>
      </dgm:t>
    </dgm:pt>
    <dgm:pt modelId="{CC29356A-794A-4696-A1AA-CDFAB08E7BDE}" type="parTrans" cxnId="{57CFE65B-CD8E-4DBC-9251-C3D872F0FE9E}">
      <dgm:prSet/>
      <dgm:spPr/>
      <dgm:t>
        <a:bodyPr/>
        <a:lstStyle/>
        <a:p>
          <a:endParaRPr lang="en-US"/>
        </a:p>
      </dgm:t>
    </dgm:pt>
    <dgm:pt modelId="{5DA78E81-500A-40D1-981C-BA6005C34070}" type="sibTrans" cxnId="{57CFE65B-CD8E-4DBC-9251-C3D872F0FE9E}">
      <dgm:prSet/>
      <dgm:spPr/>
      <dgm:t>
        <a:bodyPr/>
        <a:lstStyle/>
        <a:p>
          <a:endParaRPr lang="en-US"/>
        </a:p>
      </dgm:t>
    </dgm:pt>
    <dgm:pt modelId="{FB8BCEC1-653E-4023-936E-EA10D007BBF2}">
      <dgm:prSet phldrT="[Text]"/>
      <dgm:spPr/>
      <dgm:t>
        <a:bodyPr/>
        <a:lstStyle/>
        <a:p>
          <a:r>
            <a:rPr lang="en-US"/>
            <a:t>Used an LLM to evaluate headquarters relocation for each firm-article pair</a:t>
          </a:r>
        </a:p>
      </dgm:t>
    </dgm:pt>
    <dgm:pt modelId="{8FB1815A-0BD0-4744-9CBE-DA1378517912}" type="parTrans" cxnId="{C5F4E8FE-C7A8-4D82-A8A4-A175869E901F}">
      <dgm:prSet/>
      <dgm:spPr/>
      <dgm:t>
        <a:bodyPr/>
        <a:lstStyle/>
        <a:p>
          <a:endParaRPr lang="en-US"/>
        </a:p>
      </dgm:t>
    </dgm:pt>
    <dgm:pt modelId="{CC644E6C-D13D-439C-8D4F-5E7A34A17028}" type="sibTrans" cxnId="{C5F4E8FE-C7A8-4D82-A8A4-A175869E901F}">
      <dgm:prSet/>
      <dgm:spPr/>
      <dgm:t>
        <a:bodyPr/>
        <a:lstStyle/>
        <a:p>
          <a:endParaRPr lang="en-US"/>
        </a:p>
      </dgm:t>
    </dgm:pt>
    <dgm:pt modelId="{4A5A9667-2200-4027-A55E-A300A745973F}">
      <dgm:prSet phldrT="[Text]"/>
      <dgm:spPr/>
      <dgm:t>
        <a:bodyPr/>
        <a:lstStyle/>
        <a:p>
          <a:r>
            <a:rPr lang="en-US"/>
            <a:t>1.1.4                               Data Triangualtion</a:t>
          </a:r>
        </a:p>
      </dgm:t>
    </dgm:pt>
    <dgm:pt modelId="{76286A6A-D30B-4919-A18E-BFF2DC687918}" type="parTrans" cxnId="{971B4AE6-D5A8-47E9-8A70-AC1432D4EB4A}">
      <dgm:prSet/>
      <dgm:spPr/>
      <dgm:t>
        <a:bodyPr/>
        <a:lstStyle/>
        <a:p>
          <a:endParaRPr lang="en-US"/>
        </a:p>
      </dgm:t>
    </dgm:pt>
    <dgm:pt modelId="{153973FC-8A04-446F-B2FC-49A688FD69BC}" type="sibTrans" cxnId="{971B4AE6-D5A8-47E9-8A70-AC1432D4EB4A}">
      <dgm:prSet/>
      <dgm:spPr/>
      <dgm:t>
        <a:bodyPr/>
        <a:lstStyle/>
        <a:p>
          <a:endParaRPr lang="en-US"/>
        </a:p>
      </dgm:t>
    </dgm:pt>
    <dgm:pt modelId="{EAFB2C4F-A715-4685-B0D2-9AC3C48E904E}">
      <dgm:prSet phldrT="[Text]"/>
      <dgm:spPr/>
      <dgm:t>
        <a:bodyPr/>
        <a:lstStyle/>
        <a:p>
          <a:r>
            <a:rPr lang="en-US" b="0"/>
            <a:t>Collected headquarters location from multiple external data sources and triangulated across sources</a:t>
          </a:r>
        </a:p>
      </dgm:t>
    </dgm:pt>
    <dgm:pt modelId="{43364A90-C162-49F6-B188-8CD41C001ED9}" type="parTrans" cxnId="{95CF13DA-3EAD-46BD-8A60-EC39843D6C91}">
      <dgm:prSet/>
      <dgm:spPr/>
      <dgm:t>
        <a:bodyPr/>
        <a:lstStyle/>
        <a:p>
          <a:endParaRPr lang="en-US"/>
        </a:p>
      </dgm:t>
    </dgm:pt>
    <dgm:pt modelId="{9D391186-E713-4627-A0AF-31D522E39109}" type="sibTrans" cxnId="{95CF13DA-3EAD-46BD-8A60-EC39843D6C91}">
      <dgm:prSet/>
      <dgm:spPr/>
      <dgm:t>
        <a:bodyPr/>
        <a:lstStyle/>
        <a:p>
          <a:endParaRPr lang="en-US"/>
        </a:p>
      </dgm:t>
    </dgm:pt>
    <dgm:pt modelId="{6E0E8465-8CBE-44E6-A0E8-B49B72CEF561}">
      <dgm:prSet phldrT="[Text]"/>
      <dgm:spPr/>
      <dgm:t>
        <a:bodyPr/>
        <a:lstStyle/>
        <a:p>
          <a:r>
            <a:rPr lang="en-US"/>
            <a:t>1.1.5                     Manual Verification</a:t>
          </a:r>
        </a:p>
      </dgm:t>
    </dgm:pt>
    <dgm:pt modelId="{13406B84-2078-48C1-A4D2-3E8907E9C263}" type="parTrans" cxnId="{F64B4F2D-9E2B-4C60-9F0C-D70829002889}">
      <dgm:prSet/>
      <dgm:spPr/>
      <dgm:t>
        <a:bodyPr/>
        <a:lstStyle/>
        <a:p>
          <a:endParaRPr lang="en-US"/>
        </a:p>
      </dgm:t>
    </dgm:pt>
    <dgm:pt modelId="{7EBF20F6-F648-4A1E-B944-DEBCFBCBB6C2}" type="sibTrans" cxnId="{F64B4F2D-9E2B-4C60-9F0C-D70829002889}">
      <dgm:prSet/>
      <dgm:spPr/>
      <dgm:t>
        <a:bodyPr/>
        <a:lstStyle/>
        <a:p>
          <a:endParaRPr lang="en-US"/>
        </a:p>
      </dgm:t>
    </dgm:pt>
    <dgm:pt modelId="{8BA9B6FE-711C-4E7E-8127-56FCAA95BE23}">
      <dgm:prSet phldrT="[Text]"/>
      <dgm:spPr/>
      <dgm:t>
        <a:bodyPr/>
        <a:lstStyle/>
        <a:p>
          <a:r>
            <a:rPr lang="en-US"/>
            <a:t>Manually verified HQ relocations using prior outputs, firm registers, and </a:t>
          </a:r>
          <a:r>
            <a:rPr lang="en-US" b="0"/>
            <a:t>additional sources</a:t>
          </a:r>
        </a:p>
      </dgm:t>
    </dgm:pt>
    <dgm:pt modelId="{23A4B355-E4E2-43ED-814B-D452CAB43E82}" type="parTrans" cxnId="{25910F4B-636F-4773-986B-DDA262154F39}">
      <dgm:prSet/>
      <dgm:spPr/>
      <dgm:t>
        <a:bodyPr/>
        <a:lstStyle/>
        <a:p>
          <a:endParaRPr lang="en-US"/>
        </a:p>
      </dgm:t>
    </dgm:pt>
    <dgm:pt modelId="{D40E824E-997F-4ACB-948E-6A5912067DC4}" type="sibTrans" cxnId="{25910F4B-636F-4773-986B-DDA262154F39}">
      <dgm:prSet/>
      <dgm:spPr/>
      <dgm:t>
        <a:bodyPr/>
        <a:lstStyle/>
        <a:p>
          <a:endParaRPr lang="en-US"/>
        </a:p>
      </dgm:t>
    </dgm:pt>
    <dgm:pt modelId="{522BBDDD-3142-4BCC-8403-F347BA958D25}">
      <dgm:prSet/>
      <dgm:spPr/>
      <dgm:t>
        <a:bodyPr/>
        <a:lstStyle/>
        <a:p>
          <a:r>
            <a:rPr lang="en-US"/>
            <a:t>Filtered to firms with signals of relocation abroad (excluding moves of individuals and domestic relocations)</a:t>
          </a:r>
          <a:endParaRPr lang="en-US" b="0"/>
        </a:p>
      </dgm:t>
    </dgm:pt>
    <dgm:pt modelId="{18F3632D-ECF3-4ABE-9F50-35ABC0E89411}" type="parTrans" cxnId="{998F5BC8-2D93-4883-9CFA-D8DDF6DE3D52}">
      <dgm:prSet/>
      <dgm:spPr/>
      <dgm:t>
        <a:bodyPr/>
        <a:lstStyle/>
        <a:p>
          <a:endParaRPr lang="en-US"/>
        </a:p>
      </dgm:t>
    </dgm:pt>
    <dgm:pt modelId="{9171EBED-1D32-4866-ADF0-1920028870BA}" type="sibTrans" cxnId="{998F5BC8-2D93-4883-9CFA-D8DDF6DE3D52}">
      <dgm:prSet/>
      <dgm:spPr/>
      <dgm:t>
        <a:bodyPr/>
        <a:lstStyle/>
        <a:p>
          <a:endParaRPr lang="en-US"/>
        </a:p>
      </dgm:t>
    </dgm:pt>
    <dgm:pt modelId="{F86AA016-7ED0-4EC6-8AF6-DD797DC14F36}">
      <dgm:prSet phldrT="[Text]"/>
      <dgm:spPr/>
      <dgm:t>
        <a:bodyPr/>
        <a:lstStyle/>
        <a:p>
          <a:r>
            <a:rPr lang="en-US" b="0"/>
            <a:t>Filtered to firms above a classification score threshold </a:t>
          </a:r>
        </a:p>
      </dgm:t>
    </dgm:pt>
    <dgm:pt modelId="{6DA1CEA1-E8C0-466A-9536-9A5CAB32E1B7}" type="parTrans" cxnId="{DAD29DD0-9BBC-4D87-AFA0-7B56DA677CF1}">
      <dgm:prSet/>
      <dgm:spPr/>
      <dgm:t>
        <a:bodyPr/>
        <a:lstStyle/>
        <a:p>
          <a:endParaRPr lang="en-US"/>
        </a:p>
      </dgm:t>
    </dgm:pt>
    <dgm:pt modelId="{72668DCB-3A1B-4070-AF9C-729EB9DA5311}" type="sibTrans" cxnId="{DAD29DD0-9BBC-4D87-AFA0-7B56DA677CF1}">
      <dgm:prSet/>
      <dgm:spPr/>
      <dgm:t>
        <a:bodyPr/>
        <a:lstStyle/>
        <a:p>
          <a:endParaRPr lang="en-US"/>
        </a:p>
      </dgm:t>
    </dgm:pt>
    <dgm:pt modelId="{4376A208-3E52-48B4-A737-BED05BF85A96}">
      <dgm:prSet phldrT="[Text]"/>
      <dgm:spPr/>
      <dgm:t>
        <a:bodyPr/>
        <a:lstStyle/>
        <a:p>
          <a:r>
            <a:rPr lang="en-US" b="0"/>
            <a:t>Filtered to firms whose latest headquarters location is outside Denmark</a:t>
          </a:r>
        </a:p>
      </dgm:t>
    </dgm:pt>
    <dgm:pt modelId="{7A18DC2E-BBCA-456A-B731-563BD0E64D72}" type="parTrans" cxnId="{261FAB53-4A83-4BFF-A557-D77F64D49FB3}">
      <dgm:prSet/>
      <dgm:spPr/>
      <dgm:t>
        <a:bodyPr/>
        <a:lstStyle/>
        <a:p>
          <a:endParaRPr lang="en-US"/>
        </a:p>
      </dgm:t>
    </dgm:pt>
    <dgm:pt modelId="{3EFBA7FB-CE17-441B-8EE8-5CF55F033194}" type="sibTrans" cxnId="{261FAB53-4A83-4BFF-A557-D77F64D49FB3}">
      <dgm:prSet/>
      <dgm:spPr/>
      <dgm:t>
        <a:bodyPr/>
        <a:lstStyle/>
        <a:p>
          <a:endParaRPr lang="en-US"/>
        </a:p>
      </dgm:t>
    </dgm:pt>
    <dgm:pt modelId="{ACF048A0-77B4-47D9-9866-059695E3BE5E}">
      <dgm:prSet phldrT="[Text]"/>
      <dgm:spPr/>
      <dgm:t>
        <a:bodyPr/>
        <a:lstStyle/>
        <a:p>
          <a:r>
            <a:rPr lang="en-US"/>
            <a:t>Collected article metadata and content (title, excerpt, full text, publication date)</a:t>
          </a:r>
        </a:p>
      </dgm:t>
    </dgm:pt>
    <dgm:pt modelId="{53391C41-995E-4BD1-B5BA-5AE45298B5AE}" type="parTrans" cxnId="{C96CEFCE-F59F-491A-93E0-EAFB56DD3537}">
      <dgm:prSet/>
      <dgm:spPr/>
      <dgm:t>
        <a:bodyPr/>
        <a:lstStyle/>
        <a:p>
          <a:endParaRPr lang="en-US"/>
        </a:p>
      </dgm:t>
    </dgm:pt>
    <dgm:pt modelId="{EACF9A9A-EE45-46D4-81DC-0D5DC7702D0B}" type="sibTrans" cxnId="{C96CEFCE-F59F-491A-93E0-EAFB56DD3537}">
      <dgm:prSet/>
      <dgm:spPr/>
      <dgm:t>
        <a:bodyPr/>
        <a:lstStyle/>
        <a:p>
          <a:endParaRPr lang="en-US"/>
        </a:p>
      </dgm:t>
    </dgm:pt>
    <dgm:pt modelId="{8C936FAD-BECB-47EF-9344-FED8058BD146}">
      <dgm:prSet phldrT="[Text]"/>
      <dgm:spPr/>
      <dgm:t>
        <a:bodyPr/>
        <a:lstStyle/>
        <a:p>
          <a:r>
            <a:rPr lang="en-US" b="0"/>
            <a:t>Filtered to </a:t>
          </a:r>
          <a:r>
            <a:rPr lang="en-US"/>
            <a:t>firms </a:t>
          </a:r>
          <a:r>
            <a:rPr lang="en-US" b="0"/>
            <a:t> with clear relocation evidence from external sources</a:t>
          </a:r>
        </a:p>
      </dgm:t>
    </dgm:pt>
    <dgm:pt modelId="{E0E6486C-5768-4D83-A9F5-F18555E659E0}" type="parTrans" cxnId="{58155FDF-741B-4D23-A446-83A898F595F4}">
      <dgm:prSet/>
      <dgm:spPr/>
      <dgm:t>
        <a:bodyPr/>
        <a:lstStyle/>
        <a:p>
          <a:endParaRPr lang="en-US"/>
        </a:p>
      </dgm:t>
    </dgm:pt>
    <dgm:pt modelId="{FD9E0D31-0459-49E8-B23F-DAB090F54152}" type="sibTrans" cxnId="{58155FDF-741B-4D23-A446-83A898F595F4}">
      <dgm:prSet/>
      <dgm:spPr/>
      <dgm:t>
        <a:bodyPr/>
        <a:lstStyle/>
        <a:p>
          <a:endParaRPr lang="en-US"/>
        </a:p>
      </dgm:t>
    </dgm:pt>
    <dgm:pt modelId="{ED395D49-D7EC-4D61-AB31-62783AE0C5FE}" type="pres">
      <dgm:prSet presAssocID="{49BE907B-F6EB-45C4-BCA7-F7A8CB51BEC1}" presName="linearFlow" presStyleCnt="0">
        <dgm:presLayoutVars>
          <dgm:dir/>
          <dgm:animLvl val="lvl"/>
          <dgm:resizeHandles val="exact"/>
        </dgm:presLayoutVars>
      </dgm:prSet>
      <dgm:spPr/>
    </dgm:pt>
    <dgm:pt modelId="{69EB04A9-2AF4-4B92-8208-24E2EA8F85E7}" type="pres">
      <dgm:prSet presAssocID="{570E2C50-709F-4BEB-9350-855C002EEBE7}" presName="composite" presStyleCnt="0"/>
      <dgm:spPr/>
    </dgm:pt>
    <dgm:pt modelId="{F5F2B10A-363A-4F4E-A6B2-56B1E89AE384}" type="pres">
      <dgm:prSet presAssocID="{570E2C50-709F-4BEB-9350-855C002EEBE7}" presName="parTx" presStyleLbl="node1" presStyleIdx="0" presStyleCnt="5">
        <dgm:presLayoutVars>
          <dgm:chMax val="0"/>
          <dgm:chPref val="0"/>
          <dgm:bulletEnabled val="1"/>
        </dgm:presLayoutVars>
      </dgm:prSet>
      <dgm:spPr/>
    </dgm:pt>
    <dgm:pt modelId="{4A1487E0-F10F-43B3-8D8C-1638AFFC4471}" type="pres">
      <dgm:prSet presAssocID="{570E2C50-709F-4BEB-9350-855C002EEBE7}" presName="parSh" presStyleLbl="node1" presStyleIdx="0" presStyleCnt="5"/>
      <dgm:spPr/>
    </dgm:pt>
    <dgm:pt modelId="{85112D06-06F8-429B-8E88-64CB755CAC58}" type="pres">
      <dgm:prSet presAssocID="{570E2C50-709F-4BEB-9350-855C002EEBE7}" presName="desTx" presStyleLbl="fgAcc1" presStyleIdx="0" presStyleCnt="5">
        <dgm:presLayoutVars>
          <dgm:bulletEnabled val="1"/>
        </dgm:presLayoutVars>
      </dgm:prSet>
      <dgm:spPr/>
    </dgm:pt>
    <dgm:pt modelId="{C061F872-D508-44EE-B3FF-B87328BCFECC}" type="pres">
      <dgm:prSet presAssocID="{3C755507-1716-4977-879B-DE46939528A0}" presName="sibTrans" presStyleLbl="sibTrans2D1" presStyleIdx="0" presStyleCnt="4"/>
      <dgm:spPr/>
    </dgm:pt>
    <dgm:pt modelId="{E9996CFF-258B-4C00-8252-55AE83A693C3}" type="pres">
      <dgm:prSet presAssocID="{3C755507-1716-4977-879B-DE46939528A0}" presName="connTx" presStyleLbl="sibTrans2D1" presStyleIdx="0" presStyleCnt="4"/>
      <dgm:spPr/>
    </dgm:pt>
    <dgm:pt modelId="{D8FB180B-A2CD-44F4-9398-04C963F1108D}" type="pres">
      <dgm:prSet presAssocID="{1199F753-7CBD-4DB2-9736-7048E91D26A8}" presName="composite" presStyleCnt="0"/>
      <dgm:spPr/>
    </dgm:pt>
    <dgm:pt modelId="{9A7BE490-9E5E-4B3B-AB17-51872667036F}" type="pres">
      <dgm:prSet presAssocID="{1199F753-7CBD-4DB2-9736-7048E91D26A8}" presName="parTx" presStyleLbl="node1" presStyleIdx="0" presStyleCnt="5">
        <dgm:presLayoutVars>
          <dgm:chMax val="0"/>
          <dgm:chPref val="0"/>
          <dgm:bulletEnabled val="1"/>
        </dgm:presLayoutVars>
      </dgm:prSet>
      <dgm:spPr/>
    </dgm:pt>
    <dgm:pt modelId="{DA9A4380-2903-43AF-BA9C-31D51D28E441}" type="pres">
      <dgm:prSet presAssocID="{1199F753-7CBD-4DB2-9736-7048E91D26A8}" presName="parSh" presStyleLbl="node1" presStyleIdx="1" presStyleCnt="5"/>
      <dgm:spPr/>
    </dgm:pt>
    <dgm:pt modelId="{C86D99B7-7EED-4A33-BC79-D76FE242462B}" type="pres">
      <dgm:prSet presAssocID="{1199F753-7CBD-4DB2-9736-7048E91D26A8}" presName="desTx" presStyleLbl="fgAcc1" presStyleIdx="1" presStyleCnt="5">
        <dgm:presLayoutVars>
          <dgm:bulletEnabled val="1"/>
        </dgm:presLayoutVars>
      </dgm:prSet>
      <dgm:spPr/>
    </dgm:pt>
    <dgm:pt modelId="{D65BC2B1-5198-4AB8-B6B4-80066C7169D5}" type="pres">
      <dgm:prSet presAssocID="{0CA31BA8-FAEF-453B-8BE0-A75A42E22F50}" presName="sibTrans" presStyleLbl="sibTrans2D1" presStyleIdx="1" presStyleCnt="4"/>
      <dgm:spPr/>
    </dgm:pt>
    <dgm:pt modelId="{07906FCD-E632-4A53-AF85-3E05579EB55F}" type="pres">
      <dgm:prSet presAssocID="{0CA31BA8-FAEF-453B-8BE0-A75A42E22F50}" presName="connTx" presStyleLbl="sibTrans2D1" presStyleIdx="1" presStyleCnt="4"/>
      <dgm:spPr/>
    </dgm:pt>
    <dgm:pt modelId="{8C8384A5-23A5-4A81-BB15-1DAB38AA99A0}" type="pres">
      <dgm:prSet presAssocID="{366AA8B1-6398-4338-B08D-12DFA5BF7EEA}" presName="composite" presStyleCnt="0"/>
      <dgm:spPr/>
    </dgm:pt>
    <dgm:pt modelId="{E19C4B31-A608-461A-AE3E-B4441F30BFDC}" type="pres">
      <dgm:prSet presAssocID="{366AA8B1-6398-4338-B08D-12DFA5BF7EEA}" presName="parTx" presStyleLbl="node1" presStyleIdx="1" presStyleCnt="5">
        <dgm:presLayoutVars>
          <dgm:chMax val="0"/>
          <dgm:chPref val="0"/>
          <dgm:bulletEnabled val="1"/>
        </dgm:presLayoutVars>
      </dgm:prSet>
      <dgm:spPr/>
    </dgm:pt>
    <dgm:pt modelId="{EF5A5E5E-4FA6-457A-830B-44B544A41C6C}" type="pres">
      <dgm:prSet presAssocID="{366AA8B1-6398-4338-B08D-12DFA5BF7EEA}" presName="parSh" presStyleLbl="node1" presStyleIdx="2" presStyleCnt="5"/>
      <dgm:spPr/>
    </dgm:pt>
    <dgm:pt modelId="{E9E5BCB2-CB6F-41FE-859B-79E29051D062}" type="pres">
      <dgm:prSet presAssocID="{366AA8B1-6398-4338-B08D-12DFA5BF7EEA}" presName="desTx" presStyleLbl="fgAcc1" presStyleIdx="2" presStyleCnt="5">
        <dgm:presLayoutVars>
          <dgm:bulletEnabled val="1"/>
        </dgm:presLayoutVars>
      </dgm:prSet>
      <dgm:spPr/>
    </dgm:pt>
    <dgm:pt modelId="{5BB92EDD-66EB-455E-9B09-91EA1B095882}" type="pres">
      <dgm:prSet presAssocID="{5DA78E81-500A-40D1-981C-BA6005C34070}" presName="sibTrans" presStyleLbl="sibTrans2D1" presStyleIdx="2" presStyleCnt="4"/>
      <dgm:spPr/>
    </dgm:pt>
    <dgm:pt modelId="{ECC3806A-F81D-4AC4-9F1E-435496547398}" type="pres">
      <dgm:prSet presAssocID="{5DA78E81-500A-40D1-981C-BA6005C34070}" presName="connTx" presStyleLbl="sibTrans2D1" presStyleIdx="2" presStyleCnt="4"/>
      <dgm:spPr/>
    </dgm:pt>
    <dgm:pt modelId="{89F40450-BA8A-4793-B648-FF3A19B59083}" type="pres">
      <dgm:prSet presAssocID="{4A5A9667-2200-4027-A55E-A300A745973F}" presName="composite" presStyleCnt="0"/>
      <dgm:spPr/>
    </dgm:pt>
    <dgm:pt modelId="{B49A0E6A-A522-461E-8516-655362DF5FFA}" type="pres">
      <dgm:prSet presAssocID="{4A5A9667-2200-4027-A55E-A300A745973F}" presName="parTx" presStyleLbl="node1" presStyleIdx="2" presStyleCnt="5">
        <dgm:presLayoutVars>
          <dgm:chMax val="0"/>
          <dgm:chPref val="0"/>
          <dgm:bulletEnabled val="1"/>
        </dgm:presLayoutVars>
      </dgm:prSet>
      <dgm:spPr/>
    </dgm:pt>
    <dgm:pt modelId="{51F399DC-2682-41F5-AECE-40487D458B1D}" type="pres">
      <dgm:prSet presAssocID="{4A5A9667-2200-4027-A55E-A300A745973F}" presName="parSh" presStyleLbl="node1" presStyleIdx="3" presStyleCnt="5"/>
      <dgm:spPr/>
    </dgm:pt>
    <dgm:pt modelId="{8AD828B9-6241-4257-85E5-0D975FF7DD16}" type="pres">
      <dgm:prSet presAssocID="{4A5A9667-2200-4027-A55E-A300A745973F}" presName="desTx" presStyleLbl="fgAcc1" presStyleIdx="3" presStyleCnt="5">
        <dgm:presLayoutVars>
          <dgm:bulletEnabled val="1"/>
        </dgm:presLayoutVars>
      </dgm:prSet>
      <dgm:spPr/>
    </dgm:pt>
    <dgm:pt modelId="{C2715D2D-4792-4780-BFDB-BA3B2442C13F}" type="pres">
      <dgm:prSet presAssocID="{153973FC-8A04-446F-B2FC-49A688FD69BC}" presName="sibTrans" presStyleLbl="sibTrans2D1" presStyleIdx="3" presStyleCnt="4"/>
      <dgm:spPr/>
    </dgm:pt>
    <dgm:pt modelId="{B4083EEE-9C9E-4A68-A4EE-E9DA2649CAF7}" type="pres">
      <dgm:prSet presAssocID="{153973FC-8A04-446F-B2FC-49A688FD69BC}" presName="connTx" presStyleLbl="sibTrans2D1" presStyleIdx="3" presStyleCnt="4"/>
      <dgm:spPr/>
    </dgm:pt>
    <dgm:pt modelId="{461D24DE-6B7C-4EEF-AF22-7FE05CC3EBDA}" type="pres">
      <dgm:prSet presAssocID="{6E0E8465-8CBE-44E6-A0E8-B49B72CEF561}" presName="composite" presStyleCnt="0"/>
      <dgm:spPr/>
    </dgm:pt>
    <dgm:pt modelId="{3F6D09AE-E23F-4A3A-BFFF-A88AF2ABF29B}" type="pres">
      <dgm:prSet presAssocID="{6E0E8465-8CBE-44E6-A0E8-B49B72CEF561}" presName="parTx" presStyleLbl="node1" presStyleIdx="3" presStyleCnt="5">
        <dgm:presLayoutVars>
          <dgm:chMax val="0"/>
          <dgm:chPref val="0"/>
          <dgm:bulletEnabled val="1"/>
        </dgm:presLayoutVars>
      </dgm:prSet>
      <dgm:spPr/>
    </dgm:pt>
    <dgm:pt modelId="{C097E07B-FC91-4CC9-8917-5F8C92AEB413}" type="pres">
      <dgm:prSet presAssocID="{6E0E8465-8CBE-44E6-A0E8-B49B72CEF561}" presName="parSh" presStyleLbl="node1" presStyleIdx="4" presStyleCnt="5"/>
      <dgm:spPr/>
    </dgm:pt>
    <dgm:pt modelId="{A182E860-5EA7-4E36-8491-2D34DE469E91}" type="pres">
      <dgm:prSet presAssocID="{6E0E8465-8CBE-44E6-A0E8-B49B72CEF561}" presName="desTx" presStyleLbl="fgAcc1" presStyleIdx="4" presStyleCnt="5">
        <dgm:presLayoutVars>
          <dgm:bulletEnabled val="1"/>
        </dgm:presLayoutVars>
      </dgm:prSet>
      <dgm:spPr/>
    </dgm:pt>
  </dgm:ptLst>
  <dgm:cxnLst>
    <dgm:cxn modelId="{708DC009-03ED-4A9C-8A4A-9DEF64DB2665}" type="presOf" srcId="{3C755507-1716-4977-879B-DE46939528A0}" destId="{E9996CFF-258B-4C00-8252-55AE83A693C3}" srcOrd="1" destOrd="0" presId="urn:microsoft.com/office/officeart/2005/8/layout/process3"/>
    <dgm:cxn modelId="{24B82E0C-54C1-4D8D-92E5-5909D26074A3}" type="presOf" srcId="{570E2C50-709F-4BEB-9350-855C002EEBE7}" destId="{F5F2B10A-363A-4F4E-A6B2-56B1E89AE384}" srcOrd="0" destOrd="0" presId="urn:microsoft.com/office/officeart/2005/8/layout/process3"/>
    <dgm:cxn modelId="{26B3A80C-E01A-46C1-BBD7-7D1EA71BB752}" type="presOf" srcId="{3C755507-1716-4977-879B-DE46939528A0}" destId="{C061F872-D508-44EE-B3FF-B87328BCFECC}" srcOrd="0" destOrd="0" presId="urn:microsoft.com/office/officeart/2005/8/layout/process3"/>
    <dgm:cxn modelId="{E0381016-B04F-481A-8FDF-9ED730A43CAD}" type="presOf" srcId="{FB8BCEC1-653E-4023-936E-EA10D007BBF2}" destId="{E9E5BCB2-CB6F-41FE-859B-79E29051D062}" srcOrd="0" destOrd="0" presId="urn:microsoft.com/office/officeart/2005/8/layout/process3"/>
    <dgm:cxn modelId="{F64B4F2D-9E2B-4C60-9F0C-D70829002889}" srcId="{49BE907B-F6EB-45C4-BCA7-F7A8CB51BEC1}" destId="{6E0E8465-8CBE-44E6-A0E8-B49B72CEF561}" srcOrd="4" destOrd="0" parTransId="{13406B84-2078-48C1-A4D2-3E8907E9C263}" sibTransId="{7EBF20F6-F648-4A1E-B944-DEBCFBCBB6C2}"/>
    <dgm:cxn modelId="{5C48702E-7CBB-4E5C-8E00-D9D44F60D2E4}" type="presOf" srcId="{76D4585E-DD72-432B-9898-5107837EA8F9}" destId="{C86D99B7-7EED-4A33-BC79-D76FE242462B}" srcOrd="0" destOrd="0" presId="urn:microsoft.com/office/officeart/2005/8/layout/process3"/>
    <dgm:cxn modelId="{185DC532-C086-4446-BFD4-1A9EC35F0A9D}" type="presOf" srcId="{F86AA016-7ED0-4EC6-8AF6-DD797DC14F36}" destId="{E9E5BCB2-CB6F-41FE-859B-79E29051D062}" srcOrd="0" destOrd="1" presId="urn:microsoft.com/office/officeart/2005/8/layout/process3"/>
    <dgm:cxn modelId="{28DDEA34-C4C5-4A30-A5C2-A2AF1DB3C377}" type="presOf" srcId="{6E0E8465-8CBE-44E6-A0E8-B49B72CEF561}" destId="{C097E07B-FC91-4CC9-8917-5F8C92AEB413}" srcOrd="1" destOrd="0" presId="urn:microsoft.com/office/officeart/2005/8/layout/process3"/>
    <dgm:cxn modelId="{57CFE65B-CD8E-4DBC-9251-C3D872F0FE9E}" srcId="{49BE907B-F6EB-45C4-BCA7-F7A8CB51BEC1}" destId="{366AA8B1-6398-4338-B08D-12DFA5BF7EEA}" srcOrd="2" destOrd="0" parTransId="{CC29356A-794A-4696-A1AA-CDFAB08E7BDE}" sibTransId="{5DA78E81-500A-40D1-981C-BA6005C34070}"/>
    <dgm:cxn modelId="{DA49CE62-5701-4DCB-AB85-881E66F6CD31}" type="presOf" srcId="{8BA9B6FE-711C-4E7E-8127-56FCAA95BE23}" destId="{A182E860-5EA7-4E36-8491-2D34DE469E91}" srcOrd="0" destOrd="0" presId="urn:microsoft.com/office/officeart/2005/8/layout/process3"/>
    <dgm:cxn modelId="{25910F4B-636F-4773-986B-DDA262154F39}" srcId="{6E0E8465-8CBE-44E6-A0E8-B49B72CEF561}" destId="{8BA9B6FE-711C-4E7E-8127-56FCAA95BE23}" srcOrd="0" destOrd="0" parTransId="{23A4B355-E4E2-43ED-814B-D452CAB43E82}" sibTransId="{D40E824E-997F-4ACB-948E-6A5912067DC4}"/>
    <dgm:cxn modelId="{CDB6936C-B020-41CD-AF2B-0DD7312C6586}" type="presOf" srcId="{366AA8B1-6398-4338-B08D-12DFA5BF7EEA}" destId="{E19C4B31-A608-461A-AE3E-B4441F30BFDC}" srcOrd="0" destOrd="0" presId="urn:microsoft.com/office/officeart/2005/8/layout/process3"/>
    <dgm:cxn modelId="{64629770-8DD2-466F-ADF4-9BCE1A94C15E}" type="presOf" srcId="{570E2C50-709F-4BEB-9350-855C002EEBE7}" destId="{4A1487E0-F10F-43B3-8D8C-1638AFFC4471}" srcOrd="1" destOrd="0" presId="urn:microsoft.com/office/officeart/2005/8/layout/process3"/>
    <dgm:cxn modelId="{261FAB53-4A83-4BFF-A557-D77F64D49FB3}" srcId="{4A5A9667-2200-4027-A55E-A300A745973F}" destId="{4376A208-3E52-48B4-A737-BED05BF85A96}" srcOrd="1" destOrd="0" parTransId="{7A18DC2E-BBCA-456A-B731-563BD0E64D72}" sibTransId="{3EFBA7FB-CE17-441B-8EE8-5CF55F033194}"/>
    <dgm:cxn modelId="{F47ADB53-1843-496D-A2AA-520A4820F305}" srcId="{1199F753-7CBD-4DB2-9736-7048E91D26A8}" destId="{76D4585E-DD72-432B-9898-5107837EA8F9}" srcOrd="0" destOrd="0" parTransId="{6CC48979-0FA3-4972-9DF2-CA2EFF6C45E1}" sibTransId="{D408E474-3C66-44D1-8AE5-5DFF0483E105}"/>
    <dgm:cxn modelId="{CDF7527B-F904-4B3F-BE9C-529F47769324}" type="presOf" srcId="{5DA78E81-500A-40D1-981C-BA6005C34070}" destId="{ECC3806A-F81D-4AC4-9F1E-435496547398}" srcOrd="1" destOrd="0" presId="urn:microsoft.com/office/officeart/2005/8/layout/process3"/>
    <dgm:cxn modelId="{1C461C7C-2A12-4EDC-8589-48EED083F04D}" type="presOf" srcId="{5DA78E81-500A-40D1-981C-BA6005C34070}" destId="{5BB92EDD-66EB-455E-9B09-91EA1B095882}" srcOrd="0" destOrd="0" presId="urn:microsoft.com/office/officeart/2005/8/layout/process3"/>
    <dgm:cxn modelId="{EEEEFC80-215F-449F-B261-D86E8446D736}" type="presOf" srcId="{6E0E8465-8CBE-44E6-A0E8-B49B72CEF561}" destId="{3F6D09AE-E23F-4A3A-BFFF-A88AF2ABF29B}" srcOrd="0" destOrd="0" presId="urn:microsoft.com/office/officeart/2005/8/layout/process3"/>
    <dgm:cxn modelId="{E56C7584-5299-4C89-971D-F0053FE7E723}" type="presOf" srcId="{522BBDDD-3142-4BCC-8403-F347BA958D25}" destId="{C86D99B7-7EED-4A33-BC79-D76FE242462B}" srcOrd="0" destOrd="1" presId="urn:microsoft.com/office/officeart/2005/8/layout/process3"/>
    <dgm:cxn modelId="{C1E8BB88-77A6-42EA-9E66-8913FD97F9AF}" type="presOf" srcId="{1199F753-7CBD-4DB2-9736-7048E91D26A8}" destId="{9A7BE490-9E5E-4B3B-AB17-51872667036F}" srcOrd="0" destOrd="0" presId="urn:microsoft.com/office/officeart/2005/8/layout/process3"/>
    <dgm:cxn modelId="{FD2CE692-4891-4D76-9A98-752791AA3C69}" srcId="{49BE907B-F6EB-45C4-BCA7-F7A8CB51BEC1}" destId="{1199F753-7CBD-4DB2-9736-7048E91D26A8}" srcOrd="1" destOrd="0" parTransId="{2D66239D-0F7D-4171-98CE-ADAD43086254}" sibTransId="{0CA31BA8-FAEF-453B-8BE0-A75A42E22F50}"/>
    <dgm:cxn modelId="{52C4D798-7D35-43FB-9DA1-A2FCECB9BCE1}" type="presOf" srcId="{8C936FAD-BECB-47EF-9344-FED8058BD146}" destId="{A182E860-5EA7-4E36-8491-2D34DE469E91}" srcOrd="0" destOrd="1" presId="urn:microsoft.com/office/officeart/2005/8/layout/process3"/>
    <dgm:cxn modelId="{8E12159B-9AEE-4531-9E3C-E8542A9F2271}" type="presOf" srcId="{ACF048A0-77B4-47D9-9866-059695E3BE5E}" destId="{85112D06-06F8-429B-8E88-64CB755CAC58}" srcOrd="0" destOrd="1" presId="urn:microsoft.com/office/officeart/2005/8/layout/process3"/>
    <dgm:cxn modelId="{4E247F9B-48BB-4E0F-9A49-367CE341E3CA}" type="presOf" srcId="{366AA8B1-6398-4338-B08D-12DFA5BF7EEA}" destId="{EF5A5E5E-4FA6-457A-830B-44B544A41C6C}" srcOrd="1" destOrd="0" presId="urn:microsoft.com/office/officeart/2005/8/layout/process3"/>
    <dgm:cxn modelId="{E0F3BC9B-F60B-410B-95E5-86077BE1C49C}" type="presOf" srcId="{49BE907B-F6EB-45C4-BCA7-F7A8CB51BEC1}" destId="{ED395D49-D7EC-4D61-AB31-62783AE0C5FE}" srcOrd="0" destOrd="0" presId="urn:microsoft.com/office/officeart/2005/8/layout/process3"/>
    <dgm:cxn modelId="{399301A2-DB11-4940-AE41-31E93C02664C}" srcId="{49BE907B-F6EB-45C4-BCA7-F7A8CB51BEC1}" destId="{570E2C50-709F-4BEB-9350-855C002EEBE7}" srcOrd="0" destOrd="0" parTransId="{4C14C962-67C3-4EEC-88D4-86073EABE9D1}" sibTransId="{3C755507-1716-4977-879B-DE46939528A0}"/>
    <dgm:cxn modelId="{9D7791AD-B86E-4A81-A3DC-34F219CFD24B}" type="presOf" srcId="{EAFB2C4F-A715-4685-B0D2-9AC3C48E904E}" destId="{8AD828B9-6241-4257-85E5-0D975FF7DD16}" srcOrd="0" destOrd="0" presId="urn:microsoft.com/office/officeart/2005/8/layout/process3"/>
    <dgm:cxn modelId="{5F1AE3AF-A4ED-44BB-9F47-4549FCA8BB3A}" type="presOf" srcId="{4A5A9667-2200-4027-A55E-A300A745973F}" destId="{51F399DC-2682-41F5-AECE-40487D458B1D}" srcOrd="1" destOrd="0" presId="urn:microsoft.com/office/officeart/2005/8/layout/process3"/>
    <dgm:cxn modelId="{F34BD4B2-BF4C-4D5C-84F6-5CD416D7BF86}" type="presOf" srcId="{4376A208-3E52-48B4-A737-BED05BF85A96}" destId="{8AD828B9-6241-4257-85E5-0D975FF7DD16}" srcOrd="0" destOrd="1" presId="urn:microsoft.com/office/officeart/2005/8/layout/process3"/>
    <dgm:cxn modelId="{998F5BC8-2D93-4883-9CFA-D8DDF6DE3D52}" srcId="{1199F753-7CBD-4DB2-9736-7048E91D26A8}" destId="{522BBDDD-3142-4BCC-8403-F347BA958D25}" srcOrd="1" destOrd="0" parTransId="{18F3632D-ECF3-4ABE-9F50-35ABC0E89411}" sibTransId="{9171EBED-1D32-4866-ADF0-1920028870BA}"/>
    <dgm:cxn modelId="{61CBCFC8-CA85-4AA7-A4BA-8CC6BEC0492B}" srcId="{570E2C50-709F-4BEB-9350-855C002EEBE7}" destId="{E0BC41D3-A6AB-4CC5-BAAB-027CA538A74B}" srcOrd="0" destOrd="0" parTransId="{8EDF8542-E1B2-4DDB-9C7B-A9FBF3AEC269}" sibTransId="{BE13922B-C7A4-4EA9-8EDB-CA3C4DB1B80A}"/>
    <dgm:cxn modelId="{A594D0CD-ADD0-4E93-9D71-18BC40F67368}" type="presOf" srcId="{0CA31BA8-FAEF-453B-8BE0-A75A42E22F50}" destId="{07906FCD-E632-4A53-AF85-3E05579EB55F}" srcOrd="1" destOrd="0" presId="urn:microsoft.com/office/officeart/2005/8/layout/process3"/>
    <dgm:cxn modelId="{C96CEFCE-F59F-491A-93E0-EAFB56DD3537}" srcId="{570E2C50-709F-4BEB-9350-855C002EEBE7}" destId="{ACF048A0-77B4-47D9-9866-059695E3BE5E}" srcOrd="1" destOrd="0" parTransId="{53391C41-995E-4BD1-B5BA-5AE45298B5AE}" sibTransId="{EACF9A9A-EE45-46D4-81DC-0D5DC7702D0B}"/>
    <dgm:cxn modelId="{DAD29DD0-9BBC-4D87-AFA0-7B56DA677CF1}" srcId="{366AA8B1-6398-4338-B08D-12DFA5BF7EEA}" destId="{F86AA016-7ED0-4EC6-8AF6-DD797DC14F36}" srcOrd="1" destOrd="0" parTransId="{6DA1CEA1-E8C0-466A-9536-9A5CAB32E1B7}" sibTransId="{72668DCB-3A1B-4070-AF9C-729EB9DA5311}"/>
    <dgm:cxn modelId="{5BB84AD2-FE9E-4D2C-A4D6-8C3B6E41AB48}" type="presOf" srcId="{153973FC-8A04-446F-B2FC-49A688FD69BC}" destId="{C2715D2D-4792-4780-BFDB-BA3B2442C13F}" srcOrd="0" destOrd="0" presId="urn:microsoft.com/office/officeart/2005/8/layout/process3"/>
    <dgm:cxn modelId="{F120D9D4-1AD4-48D2-AA74-68FCEB6C85CD}" type="presOf" srcId="{E0BC41D3-A6AB-4CC5-BAAB-027CA538A74B}" destId="{85112D06-06F8-429B-8E88-64CB755CAC58}" srcOrd="0" destOrd="0" presId="urn:microsoft.com/office/officeart/2005/8/layout/process3"/>
    <dgm:cxn modelId="{95CF13DA-3EAD-46BD-8A60-EC39843D6C91}" srcId="{4A5A9667-2200-4027-A55E-A300A745973F}" destId="{EAFB2C4F-A715-4685-B0D2-9AC3C48E904E}" srcOrd="0" destOrd="0" parTransId="{43364A90-C162-49F6-B188-8CD41C001ED9}" sibTransId="{9D391186-E713-4627-A0AF-31D522E39109}"/>
    <dgm:cxn modelId="{D3E038DB-8173-426D-8119-30986AA755D1}" type="presOf" srcId="{153973FC-8A04-446F-B2FC-49A688FD69BC}" destId="{B4083EEE-9C9E-4A68-A4EE-E9DA2649CAF7}" srcOrd="1" destOrd="0" presId="urn:microsoft.com/office/officeart/2005/8/layout/process3"/>
    <dgm:cxn modelId="{58155FDF-741B-4D23-A446-83A898F595F4}" srcId="{6E0E8465-8CBE-44E6-A0E8-B49B72CEF561}" destId="{8C936FAD-BECB-47EF-9344-FED8058BD146}" srcOrd="1" destOrd="0" parTransId="{E0E6486C-5768-4D83-A9F5-F18555E659E0}" sibTransId="{FD9E0D31-0459-49E8-B23F-DAB090F54152}"/>
    <dgm:cxn modelId="{FBE34ADF-5D49-4B45-8332-E2F719E42BD1}" type="presOf" srcId="{4A5A9667-2200-4027-A55E-A300A745973F}" destId="{B49A0E6A-A522-461E-8516-655362DF5FFA}" srcOrd="0" destOrd="0" presId="urn:microsoft.com/office/officeart/2005/8/layout/process3"/>
    <dgm:cxn modelId="{971B4AE6-D5A8-47E9-8A70-AC1432D4EB4A}" srcId="{49BE907B-F6EB-45C4-BCA7-F7A8CB51BEC1}" destId="{4A5A9667-2200-4027-A55E-A300A745973F}" srcOrd="3" destOrd="0" parTransId="{76286A6A-D30B-4919-A18E-BFF2DC687918}" sibTransId="{153973FC-8A04-446F-B2FC-49A688FD69BC}"/>
    <dgm:cxn modelId="{59B495E7-3C0A-44C6-B96D-A8619DAB2214}" type="presOf" srcId="{0CA31BA8-FAEF-453B-8BE0-A75A42E22F50}" destId="{D65BC2B1-5198-4AB8-B6B4-80066C7169D5}" srcOrd="0" destOrd="0" presId="urn:microsoft.com/office/officeart/2005/8/layout/process3"/>
    <dgm:cxn modelId="{5C3EB2F9-BC25-48F3-8411-11603B54D312}" type="presOf" srcId="{1199F753-7CBD-4DB2-9736-7048E91D26A8}" destId="{DA9A4380-2903-43AF-BA9C-31D51D28E441}" srcOrd="1" destOrd="0" presId="urn:microsoft.com/office/officeart/2005/8/layout/process3"/>
    <dgm:cxn modelId="{C5F4E8FE-C7A8-4D82-A8A4-A175869E901F}" srcId="{366AA8B1-6398-4338-B08D-12DFA5BF7EEA}" destId="{FB8BCEC1-653E-4023-936E-EA10D007BBF2}" srcOrd="0" destOrd="0" parTransId="{8FB1815A-0BD0-4744-9CBE-DA1378517912}" sibTransId="{CC644E6C-D13D-439C-8D4F-5E7A34A17028}"/>
    <dgm:cxn modelId="{7869B070-BD04-4423-AC50-7E39730A8BC0}" type="presParOf" srcId="{ED395D49-D7EC-4D61-AB31-62783AE0C5FE}" destId="{69EB04A9-2AF4-4B92-8208-24E2EA8F85E7}" srcOrd="0" destOrd="0" presId="urn:microsoft.com/office/officeart/2005/8/layout/process3"/>
    <dgm:cxn modelId="{D9718CCC-5BEF-456E-AF6B-DEE57EBA2F3A}" type="presParOf" srcId="{69EB04A9-2AF4-4B92-8208-24E2EA8F85E7}" destId="{F5F2B10A-363A-4F4E-A6B2-56B1E89AE384}" srcOrd="0" destOrd="0" presId="urn:microsoft.com/office/officeart/2005/8/layout/process3"/>
    <dgm:cxn modelId="{5CFD38C6-DF99-4B61-A603-A1575DFD8719}" type="presParOf" srcId="{69EB04A9-2AF4-4B92-8208-24E2EA8F85E7}" destId="{4A1487E0-F10F-43B3-8D8C-1638AFFC4471}" srcOrd="1" destOrd="0" presId="urn:microsoft.com/office/officeart/2005/8/layout/process3"/>
    <dgm:cxn modelId="{67925EDF-EBBE-4856-8BAA-F22B0EC2359B}" type="presParOf" srcId="{69EB04A9-2AF4-4B92-8208-24E2EA8F85E7}" destId="{85112D06-06F8-429B-8E88-64CB755CAC58}" srcOrd="2" destOrd="0" presId="urn:microsoft.com/office/officeart/2005/8/layout/process3"/>
    <dgm:cxn modelId="{9BF7D99B-BC06-4D0D-8337-BAF5DA05C3BE}" type="presParOf" srcId="{ED395D49-D7EC-4D61-AB31-62783AE0C5FE}" destId="{C061F872-D508-44EE-B3FF-B87328BCFECC}" srcOrd="1" destOrd="0" presId="urn:microsoft.com/office/officeart/2005/8/layout/process3"/>
    <dgm:cxn modelId="{F095DB84-B625-485A-9D36-AB87253E40D6}" type="presParOf" srcId="{C061F872-D508-44EE-B3FF-B87328BCFECC}" destId="{E9996CFF-258B-4C00-8252-55AE83A693C3}" srcOrd="0" destOrd="0" presId="urn:microsoft.com/office/officeart/2005/8/layout/process3"/>
    <dgm:cxn modelId="{291CA726-30E7-4CDB-9F3B-C1A74C44BF69}" type="presParOf" srcId="{ED395D49-D7EC-4D61-AB31-62783AE0C5FE}" destId="{D8FB180B-A2CD-44F4-9398-04C963F1108D}" srcOrd="2" destOrd="0" presId="urn:microsoft.com/office/officeart/2005/8/layout/process3"/>
    <dgm:cxn modelId="{24F4524C-F40B-4A2B-96D9-C831DB74AC74}" type="presParOf" srcId="{D8FB180B-A2CD-44F4-9398-04C963F1108D}" destId="{9A7BE490-9E5E-4B3B-AB17-51872667036F}" srcOrd="0" destOrd="0" presId="urn:microsoft.com/office/officeart/2005/8/layout/process3"/>
    <dgm:cxn modelId="{A0EB5C33-1F0B-4A83-AFD6-0AC21958AC1C}" type="presParOf" srcId="{D8FB180B-A2CD-44F4-9398-04C963F1108D}" destId="{DA9A4380-2903-43AF-BA9C-31D51D28E441}" srcOrd="1" destOrd="0" presId="urn:microsoft.com/office/officeart/2005/8/layout/process3"/>
    <dgm:cxn modelId="{B5A9C5F6-AFC2-45C5-B0D0-FB17ECFB8A15}" type="presParOf" srcId="{D8FB180B-A2CD-44F4-9398-04C963F1108D}" destId="{C86D99B7-7EED-4A33-BC79-D76FE242462B}" srcOrd="2" destOrd="0" presId="urn:microsoft.com/office/officeart/2005/8/layout/process3"/>
    <dgm:cxn modelId="{CFE1EBEE-F4A7-4569-99A8-7942CB7A2683}" type="presParOf" srcId="{ED395D49-D7EC-4D61-AB31-62783AE0C5FE}" destId="{D65BC2B1-5198-4AB8-B6B4-80066C7169D5}" srcOrd="3" destOrd="0" presId="urn:microsoft.com/office/officeart/2005/8/layout/process3"/>
    <dgm:cxn modelId="{864C23D7-E5AA-4BF5-B0D3-49143E4221DB}" type="presParOf" srcId="{D65BC2B1-5198-4AB8-B6B4-80066C7169D5}" destId="{07906FCD-E632-4A53-AF85-3E05579EB55F}" srcOrd="0" destOrd="0" presId="urn:microsoft.com/office/officeart/2005/8/layout/process3"/>
    <dgm:cxn modelId="{9B8EAEA1-C595-4378-AD14-3F32AC32957D}" type="presParOf" srcId="{ED395D49-D7EC-4D61-AB31-62783AE0C5FE}" destId="{8C8384A5-23A5-4A81-BB15-1DAB38AA99A0}" srcOrd="4" destOrd="0" presId="urn:microsoft.com/office/officeart/2005/8/layout/process3"/>
    <dgm:cxn modelId="{B4B87F22-BE00-49B3-92AC-66D47FF1D293}" type="presParOf" srcId="{8C8384A5-23A5-4A81-BB15-1DAB38AA99A0}" destId="{E19C4B31-A608-461A-AE3E-B4441F30BFDC}" srcOrd="0" destOrd="0" presId="urn:microsoft.com/office/officeart/2005/8/layout/process3"/>
    <dgm:cxn modelId="{CB03E880-E829-4F15-AFA6-C5427442222C}" type="presParOf" srcId="{8C8384A5-23A5-4A81-BB15-1DAB38AA99A0}" destId="{EF5A5E5E-4FA6-457A-830B-44B544A41C6C}" srcOrd="1" destOrd="0" presId="urn:microsoft.com/office/officeart/2005/8/layout/process3"/>
    <dgm:cxn modelId="{48B8554C-24E6-455A-9F48-DA48CFEDEC9A}" type="presParOf" srcId="{8C8384A5-23A5-4A81-BB15-1DAB38AA99A0}" destId="{E9E5BCB2-CB6F-41FE-859B-79E29051D062}" srcOrd="2" destOrd="0" presId="urn:microsoft.com/office/officeart/2005/8/layout/process3"/>
    <dgm:cxn modelId="{2013CD23-DE2F-40DD-A669-C6AE0A45EE13}" type="presParOf" srcId="{ED395D49-D7EC-4D61-AB31-62783AE0C5FE}" destId="{5BB92EDD-66EB-455E-9B09-91EA1B095882}" srcOrd="5" destOrd="0" presId="urn:microsoft.com/office/officeart/2005/8/layout/process3"/>
    <dgm:cxn modelId="{CC318720-0BBD-4A84-ABB3-1D5408189137}" type="presParOf" srcId="{5BB92EDD-66EB-455E-9B09-91EA1B095882}" destId="{ECC3806A-F81D-4AC4-9F1E-435496547398}" srcOrd="0" destOrd="0" presId="urn:microsoft.com/office/officeart/2005/8/layout/process3"/>
    <dgm:cxn modelId="{7C29CA21-CE72-488F-97CB-C8C743FD1C6F}" type="presParOf" srcId="{ED395D49-D7EC-4D61-AB31-62783AE0C5FE}" destId="{89F40450-BA8A-4793-B648-FF3A19B59083}" srcOrd="6" destOrd="0" presId="urn:microsoft.com/office/officeart/2005/8/layout/process3"/>
    <dgm:cxn modelId="{72D31902-9A7F-4730-A49E-14AB023F8973}" type="presParOf" srcId="{89F40450-BA8A-4793-B648-FF3A19B59083}" destId="{B49A0E6A-A522-461E-8516-655362DF5FFA}" srcOrd="0" destOrd="0" presId="urn:microsoft.com/office/officeart/2005/8/layout/process3"/>
    <dgm:cxn modelId="{118D9993-BEBC-4B53-8928-C4CC953A605F}" type="presParOf" srcId="{89F40450-BA8A-4793-B648-FF3A19B59083}" destId="{51F399DC-2682-41F5-AECE-40487D458B1D}" srcOrd="1" destOrd="0" presId="urn:microsoft.com/office/officeart/2005/8/layout/process3"/>
    <dgm:cxn modelId="{87B8E3E2-9231-42CB-B467-76330E5F67B3}" type="presParOf" srcId="{89F40450-BA8A-4793-B648-FF3A19B59083}" destId="{8AD828B9-6241-4257-85E5-0D975FF7DD16}" srcOrd="2" destOrd="0" presId="urn:microsoft.com/office/officeart/2005/8/layout/process3"/>
    <dgm:cxn modelId="{1BCBA2D6-A4F7-4E9C-B9D6-5620BE999357}" type="presParOf" srcId="{ED395D49-D7EC-4D61-AB31-62783AE0C5FE}" destId="{C2715D2D-4792-4780-BFDB-BA3B2442C13F}" srcOrd="7" destOrd="0" presId="urn:microsoft.com/office/officeart/2005/8/layout/process3"/>
    <dgm:cxn modelId="{52F184D9-7DE8-4AB3-BB43-EF8166B19075}" type="presParOf" srcId="{C2715D2D-4792-4780-BFDB-BA3B2442C13F}" destId="{B4083EEE-9C9E-4A68-A4EE-E9DA2649CAF7}" srcOrd="0" destOrd="0" presId="urn:microsoft.com/office/officeart/2005/8/layout/process3"/>
    <dgm:cxn modelId="{95E2C0BE-430B-43C4-8B1B-8F9E843A8298}" type="presParOf" srcId="{ED395D49-D7EC-4D61-AB31-62783AE0C5FE}" destId="{461D24DE-6B7C-4EEF-AF22-7FE05CC3EBDA}" srcOrd="8" destOrd="0" presId="urn:microsoft.com/office/officeart/2005/8/layout/process3"/>
    <dgm:cxn modelId="{160327EC-F238-44A9-98B6-09DE3624520B}" type="presParOf" srcId="{461D24DE-6B7C-4EEF-AF22-7FE05CC3EBDA}" destId="{3F6D09AE-E23F-4A3A-BFFF-A88AF2ABF29B}" srcOrd="0" destOrd="0" presId="urn:microsoft.com/office/officeart/2005/8/layout/process3"/>
    <dgm:cxn modelId="{6CC0776A-BC89-431C-80F6-02FE5CAFE822}" type="presParOf" srcId="{461D24DE-6B7C-4EEF-AF22-7FE05CC3EBDA}" destId="{C097E07B-FC91-4CC9-8917-5F8C92AEB413}" srcOrd="1" destOrd="0" presId="urn:microsoft.com/office/officeart/2005/8/layout/process3"/>
    <dgm:cxn modelId="{A81D6B91-6C0D-44C3-B85E-768B78933604}" type="presParOf" srcId="{461D24DE-6B7C-4EEF-AF22-7FE05CC3EBDA}" destId="{A182E860-5EA7-4E36-8491-2D34DE469E91}" srcOrd="2" destOrd="0" presId="urn:microsoft.com/office/officeart/2005/8/layout/process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1487E0-F10F-43B3-8D8C-1638AFFC4471}">
      <dsp:nvSpPr>
        <dsp:cNvPr id="0" name=""/>
        <dsp:cNvSpPr/>
      </dsp:nvSpPr>
      <dsp:spPr>
        <a:xfrm>
          <a:off x="3638" y="301899"/>
          <a:ext cx="820958" cy="35400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t>1.1.1.                             Article Collection</a:t>
          </a:r>
        </a:p>
      </dsp:txBody>
      <dsp:txXfrm>
        <a:off x="3638" y="301899"/>
        <a:ext cx="820958" cy="236005"/>
      </dsp:txXfrm>
    </dsp:sp>
    <dsp:sp modelId="{85112D06-06F8-429B-8E88-64CB755CAC58}">
      <dsp:nvSpPr>
        <dsp:cNvPr id="0" name=""/>
        <dsp:cNvSpPr/>
      </dsp:nvSpPr>
      <dsp:spPr>
        <a:xfrm>
          <a:off x="171786" y="537904"/>
          <a:ext cx="820958" cy="1256850"/>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n-US" sz="600" kern="1200"/>
            <a:t> Scraped &gt;800,000 newspaper articles from Børsen.dk</a:t>
          </a:r>
        </a:p>
        <a:p>
          <a:pPr marL="57150" lvl="1" indent="-57150" algn="l" defTabSz="266700">
            <a:lnSpc>
              <a:spcPct val="90000"/>
            </a:lnSpc>
            <a:spcBef>
              <a:spcPct val="0"/>
            </a:spcBef>
            <a:spcAft>
              <a:spcPct val="15000"/>
            </a:spcAft>
            <a:buChar char="•"/>
          </a:pPr>
          <a:r>
            <a:rPr lang="en-US" sz="600" kern="1200"/>
            <a:t>Collected article metadata and content (title, excerpt, full text, publication date)</a:t>
          </a:r>
        </a:p>
      </dsp:txBody>
      <dsp:txXfrm>
        <a:off x="195831" y="561949"/>
        <a:ext cx="772868" cy="1208760"/>
      </dsp:txXfrm>
    </dsp:sp>
    <dsp:sp modelId="{C061F872-D508-44EE-B3FF-B87328BCFECC}">
      <dsp:nvSpPr>
        <dsp:cNvPr id="0" name=""/>
        <dsp:cNvSpPr/>
      </dsp:nvSpPr>
      <dsp:spPr>
        <a:xfrm>
          <a:off x="949051" y="317704"/>
          <a:ext cx="263843" cy="2043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949051" y="358583"/>
        <a:ext cx="202525" cy="122637"/>
      </dsp:txXfrm>
    </dsp:sp>
    <dsp:sp modelId="{DA9A4380-2903-43AF-BA9C-31D51D28E441}">
      <dsp:nvSpPr>
        <dsp:cNvPr id="0" name=""/>
        <dsp:cNvSpPr/>
      </dsp:nvSpPr>
      <dsp:spPr>
        <a:xfrm>
          <a:off x="1322415" y="301899"/>
          <a:ext cx="820958" cy="35400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t>1.1.2                                      Information Extraction</a:t>
          </a:r>
        </a:p>
      </dsp:txBody>
      <dsp:txXfrm>
        <a:off x="1322415" y="301899"/>
        <a:ext cx="820958" cy="236005"/>
      </dsp:txXfrm>
    </dsp:sp>
    <dsp:sp modelId="{C86D99B7-7EED-4A33-BC79-D76FE242462B}">
      <dsp:nvSpPr>
        <dsp:cNvPr id="0" name=""/>
        <dsp:cNvSpPr/>
      </dsp:nvSpPr>
      <dsp:spPr>
        <a:xfrm>
          <a:off x="1490563" y="537904"/>
          <a:ext cx="820958" cy="1256850"/>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n-US" sz="600" b="0" kern="1200"/>
            <a:t>Applied an extraction model to extract explicit and implicit relocation signals from article text</a:t>
          </a:r>
        </a:p>
        <a:p>
          <a:pPr marL="57150" lvl="1" indent="-57150" algn="l" defTabSz="266700">
            <a:lnSpc>
              <a:spcPct val="90000"/>
            </a:lnSpc>
            <a:spcBef>
              <a:spcPct val="0"/>
            </a:spcBef>
            <a:spcAft>
              <a:spcPct val="15000"/>
            </a:spcAft>
            <a:buChar char="•"/>
          </a:pPr>
          <a:r>
            <a:rPr lang="en-US" sz="600" kern="1200"/>
            <a:t>Filtered to firms with signals of relocation abroad (excluding moves of individuals and domestic relocations)</a:t>
          </a:r>
          <a:endParaRPr lang="en-US" sz="600" b="0" kern="1200"/>
        </a:p>
      </dsp:txBody>
      <dsp:txXfrm>
        <a:off x="1514608" y="561949"/>
        <a:ext cx="772868" cy="1208760"/>
      </dsp:txXfrm>
    </dsp:sp>
    <dsp:sp modelId="{D65BC2B1-5198-4AB8-B6B4-80066C7169D5}">
      <dsp:nvSpPr>
        <dsp:cNvPr id="0" name=""/>
        <dsp:cNvSpPr/>
      </dsp:nvSpPr>
      <dsp:spPr>
        <a:xfrm>
          <a:off x="2267828" y="317704"/>
          <a:ext cx="263843" cy="2043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67828" y="358583"/>
        <a:ext cx="202525" cy="122637"/>
      </dsp:txXfrm>
    </dsp:sp>
    <dsp:sp modelId="{EF5A5E5E-4FA6-457A-830B-44B544A41C6C}">
      <dsp:nvSpPr>
        <dsp:cNvPr id="0" name=""/>
        <dsp:cNvSpPr/>
      </dsp:nvSpPr>
      <dsp:spPr>
        <a:xfrm>
          <a:off x="2641191" y="301899"/>
          <a:ext cx="820958" cy="35400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t>1.1.3                                   Text Classification</a:t>
          </a:r>
        </a:p>
      </dsp:txBody>
      <dsp:txXfrm>
        <a:off x="2641191" y="301899"/>
        <a:ext cx="820958" cy="236005"/>
      </dsp:txXfrm>
    </dsp:sp>
    <dsp:sp modelId="{E9E5BCB2-CB6F-41FE-859B-79E29051D062}">
      <dsp:nvSpPr>
        <dsp:cNvPr id="0" name=""/>
        <dsp:cNvSpPr/>
      </dsp:nvSpPr>
      <dsp:spPr>
        <a:xfrm>
          <a:off x="2809340" y="537904"/>
          <a:ext cx="820958" cy="1256850"/>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n-US" sz="600" kern="1200"/>
            <a:t>Used an LLM to evaluate headquarters relocation for each firm-article pair</a:t>
          </a:r>
        </a:p>
        <a:p>
          <a:pPr marL="57150" lvl="1" indent="-57150" algn="l" defTabSz="266700">
            <a:lnSpc>
              <a:spcPct val="90000"/>
            </a:lnSpc>
            <a:spcBef>
              <a:spcPct val="0"/>
            </a:spcBef>
            <a:spcAft>
              <a:spcPct val="15000"/>
            </a:spcAft>
            <a:buChar char="•"/>
          </a:pPr>
          <a:r>
            <a:rPr lang="en-US" sz="600" b="0" kern="1200"/>
            <a:t>Filtered to firms above a classification score threshold </a:t>
          </a:r>
        </a:p>
      </dsp:txBody>
      <dsp:txXfrm>
        <a:off x="2833385" y="561949"/>
        <a:ext cx="772868" cy="1208760"/>
      </dsp:txXfrm>
    </dsp:sp>
    <dsp:sp modelId="{5BB92EDD-66EB-455E-9B09-91EA1B095882}">
      <dsp:nvSpPr>
        <dsp:cNvPr id="0" name=""/>
        <dsp:cNvSpPr/>
      </dsp:nvSpPr>
      <dsp:spPr>
        <a:xfrm>
          <a:off x="3586605" y="317704"/>
          <a:ext cx="263843" cy="2043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86605" y="358583"/>
        <a:ext cx="202525" cy="122637"/>
      </dsp:txXfrm>
    </dsp:sp>
    <dsp:sp modelId="{51F399DC-2682-41F5-AECE-40487D458B1D}">
      <dsp:nvSpPr>
        <dsp:cNvPr id="0" name=""/>
        <dsp:cNvSpPr/>
      </dsp:nvSpPr>
      <dsp:spPr>
        <a:xfrm>
          <a:off x="3959968" y="301899"/>
          <a:ext cx="820958" cy="35400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t>1.1.4                               Data Triangualtion</a:t>
          </a:r>
        </a:p>
      </dsp:txBody>
      <dsp:txXfrm>
        <a:off x="3959968" y="301899"/>
        <a:ext cx="820958" cy="236005"/>
      </dsp:txXfrm>
    </dsp:sp>
    <dsp:sp modelId="{8AD828B9-6241-4257-85E5-0D975FF7DD16}">
      <dsp:nvSpPr>
        <dsp:cNvPr id="0" name=""/>
        <dsp:cNvSpPr/>
      </dsp:nvSpPr>
      <dsp:spPr>
        <a:xfrm>
          <a:off x="4128116" y="537904"/>
          <a:ext cx="820958" cy="1256850"/>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n-US" sz="600" b="0" kern="1200"/>
            <a:t>Collected headquarters location from multiple external data sources and triangulated across sources</a:t>
          </a:r>
        </a:p>
        <a:p>
          <a:pPr marL="57150" lvl="1" indent="-57150" algn="l" defTabSz="266700">
            <a:lnSpc>
              <a:spcPct val="90000"/>
            </a:lnSpc>
            <a:spcBef>
              <a:spcPct val="0"/>
            </a:spcBef>
            <a:spcAft>
              <a:spcPct val="15000"/>
            </a:spcAft>
            <a:buChar char="•"/>
          </a:pPr>
          <a:r>
            <a:rPr lang="en-US" sz="600" b="0" kern="1200"/>
            <a:t>Filtered to firms whose latest headquarters location is outside Denmark</a:t>
          </a:r>
        </a:p>
      </dsp:txBody>
      <dsp:txXfrm>
        <a:off x="4152161" y="561949"/>
        <a:ext cx="772868" cy="1208760"/>
      </dsp:txXfrm>
    </dsp:sp>
    <dsp:sp modelId="{C2715D2D-4792-4780-BFDB-BA3B2442C13F}">
      <dsp:nvSpPr>
        <dsp:cNvPr id="0" name=""/>
        <dsp:cNvSpPr/>
      </dsp:nvSpPr>
      <dsp:spPr>
        <a:xfrm>
          <a:off x="4905381" y="317704"/>
          <a:ext cx="263843" cy="2043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905381" y="358583"/>
        <a:ext cx="202525" cy="122637"/>
      </dsp:txXfrm>
    </dsp:sp>
    <dsp:sp modelId="{C097E07B-FC91-4CC9-8917-5F8C92AEB413}">
      <dsp:nvSpPr>
        <dsp:cNvPr id="0" name=""/>
        <dsp:cNvSpPr/>
      </dsp:nvSpPr>
      <dsp:spPr>
        <a:xfrm>
          <a:off x="5278745" y="301899"/>
          <a:ext cx="820958" cy="35400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marL="0" lvl="0" indent="0" algn="l" defTabSz="266700">
            <a:lnSpc>
              <a:spcPct val="90000"/>
            </a:lnSpc>
            <a:spcBef>
              <a:spcPct val="0"/>
            </a:spcBef>
            <a:spcAft>
              <a:spcPct val="35000"/>
            </a:spcAft>
            <a:buNone/>
          </a:pPr>
          <a:r>
            <a:rPr lang="en-US" sz="600" kern="1200"/>
            <a:t>1.1.5                     Manual Verification</a:t>
          </a:r>
        </a:p>
      </dsp:txBody>
      <dsp:txXfrm>
        <a:off x="5278745" y="301899"/>
        <a:ext cx="820958" cy="236005"/>
      </dsp:txXfrm>
    </dsp:sp>
    <dsp:sp modelId="{A182E860-5EA7-4E36-8491-2D34DE469E91}">
      <dsp:nvSpPr>
        <dsp:cNvPr id="0" name=""/>
        <dsp:cNvSpPr/>
      </dsp:nvSpPr>
      <dsp:spPr>
        <a:xfrm>
          <a:off x="5446893" y="537904"/>
          <a:ext cx="820958" cy="1256850"/>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n-US" sz="600" kern="1200"/>
            <a:t>Manually verified HQ relocations using prior outputs, firm registers, and </a:t>
          </a:r>
          <a:r>
            <a:rPr lang="en-US" sz="600" b="0" kern="1200"/>
            <a:t>additional sources</a:t>
          </a:r>
        </a:p>
        <a:p>
          <a:pPr marL="57150" lvl="1" indent="-57150" algn="l" defTabSz="266700">
            <a:lnSpc>
              <a:spcPct val="90000"/>
            </a:lnSpc>
            <a:spcBef>
              <a:spcPct val="0"/>
            </a:spcBef>
            <a:spcAft>
              <a:spcPct val="15000"/>
            </a:spcAft>
            <a:buChar char="•"/>
          </a:pPr>
          <a:r>
            <a:rPr lang="en-US" sz="600" b="0" kern="1200"/>
            <a:t>Filtered to </a:t>
          </a:r>
          <a:r>
            <a:rPr lang="en-US" sz="600" kern="1200"/>
            <a:t>firms </a:t>
          </a:r>
          <a:r>
            <a:rPr lang="en-US" sz="600" b="0" kern="1200"/>
            <a:t> with clear relocation evidence from external sources</a:t>
          </a:r>
        </a:p>
      </dsp:txBody>
      <dsp:txXfrm>
        <a:off x="5470938" y="561949"/>
        <a:ext cx="772868" cy="120876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7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89E1F2-9F9F-4030-BDB9-0801FED55889}">
  <we:reference id="wa200007708" version="3.0.0.2" store="en-GB"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AB265-6052-4C0E-88CF-DD34BF78B85C}">
  <ds:schemaRefs>
    <ds:schemaRef ds:uri="http://schemas.openxmlformats.org/officeDocument/2006/bibliography"/>
  </ds:schemaRefs>
</ds:datastoreItem>
</file>

<file path=docMetadata/LabelInfo.xml><?xml version="1.0" encoding="utf-8"?>
<clbl:labelList xmlns:clbl="http://schemas.microsoft.com/office/2020/mipLabelMetadata">
  <clbl:label id="{9c3a2a75-3850-4f21-af50-4e32b9b0554f}" enabled="1" method="Standard" siteId="{fcd01dec-c99e-43dc-927f-c3e61073872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2765</Words>
  <Characters>15761</Characters>
  <Application>Microsoft Office Word</Application>
  <DocSecurity>4</DocSecurity>
  <Lines>131</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Binder</dc:creator>
  <cp:keywords/>
  <dc:description/>
  <cp:lastModifiedBy>Jakob Binder</cp:lastModifiedBy>
  <cp:revision>2</cp:revision>
  <cp:lastPrinted>2026-04-30T09:27:00Z</cp:lastPrinted>
  <dcterms:created xsi:type="dcterms:W3CDTF">2026-05-04T09:26:00Z</dcterms:created>
  <dcterms:modified xsi:type="dcterms:W3CDTF">2026-05-04T09:26:00Z</dcterms:modified>
</cp:coreProperties>
</file>